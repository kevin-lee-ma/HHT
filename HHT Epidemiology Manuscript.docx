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1447" w14:textId="458BA01E" w:rsidR="002371F8" w:rsidRDefault="00F63AF0" w:rsidP="00E52B08">
      <w:pPr>
        <w:spacing w:after="0"/>
        <w:rPr>
          <w:rFonts w:ascii="Times New Roman" w:hAnsi="Times New Roman"/>
          <w:b/>
          <w:bCs w:val="0"/>
        </w:rPr>
      </w:pPr>
      <w:r>
        <w:rPr>
          <w:rFonts w:ascii="Times New Roman" w:hAnsi="Times New Roman"/>
          <w:b/>
          <w:bCs w:val="0"/>
        </w:rPr>
        <w:t xml:space="preserve">Hereditary hemorrhagic telangiectasia: a national cohort study using the All </w:t>
      </w:r>
      <w:r w:rsidR="002A0680">
        <w:rPr>
          <w:rFonts w:ascii="Times New Roman" w:hAnsi="Times New Roman"/>
          <w:b/>
          <w:bCs w:val="0"/>
        </w:rPr>
        <w:t>o</w:t>
      </w:r>
      <w:r>
        <w:rPr>
          <w:rFonts w:ascii="Times New Roman" w:hAnsi="Times New Roman"/>
          <w:b/>
          <w:bCs w:val="0"/>
        </w:rPr>
        <w:t>f Us database</w:t>
      </w:r>
    </w:p>
    <w:p w14:paraId="609331EC" w14:textId="77777777" w:rsidR="00F63AF0" w:rsidRPr="002252A3" w:rsidRDefault="00F63AF0" w:rsidP="00E52B08">
      <w:pPr>
        <w:spacing w:after="0"/>
        <w:rPr>
          <w:rFonts w:ascii="Times New Roman" w:hAnsi="Times New Roman"/>
        </w:rPr>
      </w:pPr>
    </w:p>
    <w:p w14:paraId="3984B182" w14:textId="524F22C1" w:rsidR="006D5EB3" w:rsidRDefault="006D5EB3" w:rsidP="00E52B08">
      <w:pPr>
        <w:spacing w:after="0"/>
        <w:rPr>
          <w:rFonts w:ascii="Times New Roman" w:hAnsi="Times New Roman"/>
        </w:rPr>
      </w:pPr>
      <w:r>
        <w:rPr>
          <w:rFonts w:ascii="Times New Roman" w:hAnsi="Times New Roman"/>
        </w:rPr>
        <w:t>Kevin Ma BS</w:t>
      </w:r>
      <w:r w:rsidR="00A01FF6" w:rsidRPr="00A01FF6">
        <w:rPr>
          <w:rFonts w:ascii="Times New Roman" w:hAnsi="Times New Roman"/>
          <w:vertAlign w:val="superscript"/>
        </w:rPr>
        <w:t>1</w:t>
      </w:r>
      <w:r>
        <w:rPr>
          <w:rFonts w:ascii="Times New Roman" w:hAnsi="Times New Roman"/>
        </w:rPr>
        <w:t xml:space="preserve">, </w:t>
      </w:r>
      <w:r w:rsidR="00A01FF6">
        <w:rPr>
          <w:rFonts w:ascii="Times New Roman" w:hAnsi="Times New Roman"/>
        </w:rPr>
        <w:t>Jonathan Overdevest MD PhD</w:t>
      </w:r>
      <w:r w:rsidR="001F413A" w:rsidRPr="001F413A">
        <w:rPr>
          <w:rFonts w:ascii="Times New Roman" w:hAnsi="Times New Roman"/>
          <w:vertAlign w:val="superscript"/>
        </w:rPr>
        <w:t>1</w:t>
      </w:r>
    </w:p>
    <w:p w14:paraId="38D3FC05" w14:textId="1B3EC66E" w:rsidR="001F413A" w:rsidRDefault="00A01FF6" w:rsidP="00E52B08">
      <w:pPr>
        <w:spacing w:after="0"/>
        <w:rPr>
          <w:rFonts w:ascii="Times New Roman" w:hAnsi="Times New Roman"/>
        </w:rPr>
      </w:pPr>
      <w:r>
        <w:rPr>
          <w:rFonts w:ascii="Times New Roman" w:hAnsi="Times New Roman"/>
        </w:rPr>
        <w:t>1</w:t>
      </w:r>
      <w:r w:rsidR="007244EA">
        <w:rPr>
          <w:rFonts w:ascii="Times New Roman" w:hAnsi="Times New Roman"/>
        </w:rPr>
        <w:t>Department of Otolaryngology – Head and Neck Surgery</w:t>
      </w:r>
      <w:r w:rsidR="00E537C7">
        <w:rPr>
          <w:rFonts w:ascii="Times New Roman" w:hAnsi="Times New Roman"/>
        </w:rPr>
        <w:t xml:space="preserve">, </w:t>
      </w:r>
      <w:r w:rsidR="00092BC0">
        <w:rPr>
          <w:rFonts w:ascii="Times New Roman" w:hAnsi="Times New Roman"/>
        </w:rPr>
        <w:t>New York-Presbyterian</w:t>
      </w:r>
      <w:r w:rsidR="00926D99">
        <w:rPr>
          <w:rFonts w:ascii="Times New Roman" w:hAnsi="Times New Roman"/>
        </w:rPr>
        <w:t>/</w:t>
      </w:r>
      <w:r>
        <w:rPr>
          <w:rFonts w:ascii="Times New Roman" w:hAnsi="Times New Roman"/>
        </w:rPr>
        <w:t xml:space="preserve">Columbia University </w:t>
      </w:r>
      <w:r w:rsidR="00926D99">
        <w:rPr>
          <w:rFonts w:ascii="Times New Roman" w:hAnsi="Times New Roman"/>
        </w:rPr>
        <w:t>Irving Medical Center, New York, NY</w:t>
      </w:r>
      <w:r w:rsidR="001F413A">
        <w:rPr>
          <w:rFonts w:ascii="Times New Roman" w:hAnsi="Times New Roman"/>
        </w:rPr>
        <w:t>, USA</w:t>
      </w:r>
    </w:p>
    <w:p w14:paraId="1AC5B80D" w14:textId="77777777" w:rsidR="001F413A" w:rsidRDefault="001F413A" w:rsidP="00E52B08">
      <w:pPr>
        <w:spacing w:after="0"/>
        <w:rPr>
          <w:rFonts w:ascii="Times New Roman" w:hAnsi="Times New Roman"/>
        </w:rPr>
      </w:pPr>
    </w:p>
    <w:p w14:paraId="645F2255" w14:textId="677AB7FC" w:rsidR="001F413A" w:rsidRDefault="001F413A" w:rsidP="00E52B08">
      <w:pPr>
        <w:spacing w:after="0"/>
        <w:rPr>
          <w:rFonts w:ascii="Times New Roman" w:hAnsi="Times New Roman"/>
        </w:rPr>
      </w:pPr>
      <w:r>
        <w:rPr>
          <w:rFonts w:ascii="Times New Roman" w:hAnsi="Times New Roman"/>
        </w:rPr>
        <w:t>Corresponding Author:</w:t>
      </w:r>
    </w:p>
    <w:p w14:paraId="64F5F4F5" w14:textId="34C49077" w:rsidR="001F413A" w:rsidRDefault="001F413A" w:rsidP="00E52B08">
      <w:pPr>
        <w:spacing w:after="0"/>
        <w:rPr>
          <w:rFonts w:ascii="Times New Roman" w:hAnsi="Times New Roman"/>
        </w:rPr>
      </w:pPr>
      <w:r>
        <w:rPr>
          <w:rFonts w:ascii="Times New Roman" w:hAnsi="Times New Roman"/>
        </w:rPr>
        <w:t>Jonathan Overdevest MD PhD</w:t>
      </w:r>
    </w:p>
    <w:p w14:paraId="7B9877F7" w14:textId="650B47B2" w:rsidR="001F413A" w:rsidRDefault="001F413A" w:rsidP="00E52B08">
      <w:pPr>
        <w:spacing w:after="0"/>
        <w:rPr>
          <w:rFonts w:ascii="Times New Roman" w:hAnsi="Times New Roman"/>
        </w:rPr>
      </w:pPr>
      <w:r>
        <w:rPr>
          <w:rFonts w:ascii="Times New Roman" w:hAnsi="Times New Roman"/>
        </w:rPr>
        <w:t>Department of Otolaryngology – Head and Neck Surgery</w:t>
      </w:r>
      <w:r w:rsidR="00207E17">
        <w:rPr>
          <w:rFonts w:ascii="Times New Roman" w:hAnsi="Times New Roman"/>
        </w:rPr>
        <w:t>, New York-</w:t>
      </w:r>
      <w:r w:rsidR="00630E19">
        <w:rPr>
          <w:rFonts w:ascii="Times New Roman" w:hAnsi="Times New Roman"/>
        </w:rPr>
        <w:t>Presbyterian/</w:t>
      </w:r>
      <w:r w:rsidR="00E52B08">
        <w:rPr>
          <w:rFonts w:ascii="Times New Roman" w:hAnsi="Times New Roman"/>
        </w:rPr>
        <w:t>Columbia University Irving Medical Center</w:t>
      </w:r>
    </w:p>
    <w:p w14:paraId="79FBA424" w14:textId="2C9E40F6" w:rsidR="00E52B08" w:rsidRDefault="00E52B08" w:rsidP="00E52B08">
      <w:pPr>
        <w:spacing w:after="0"/>
        <w:rPr>
          <w:rFonts w:ascii="Times New Roman" w:hAnsi="Times New Roman"/>
        </w:rPr>
      </w:pPr>
      <w:r>
        <w:rPr>
          <w:rFonts w:ascii="Times New Roman" w:hAnsi="Times New Roman"/>
        </w:rPr>
        <w:t>180 Fort Washington Ave, New York, NY 10032</w:t>
      </w:r>
    </w:p>
    <w:p w14:paraId="7664E7C0" w14:textId="325CE000" w:rsidR="00E52B08" w:rsidRDefault="00E52B08" w:rsidP="00E52B08">
      <w:pPr>
        <w:spacing w:after="0"/>
        <w:rPr>
          <w:rFonts w:ascii="Times New Roman" w:hAnsi="Times New Roman"/>
        </w:rPr>
      </w:pPr>
      <w:hyperlink r:id="rId5" w:history="1">
        <w:r w:rsidRPr="00927F06">
          <w:rPr>
            <w:rStyle w:val="Hyperlink"/>
            <w:rFonts w:ascii="Times New Roman" w:hAnsi="Times New Roman"/>
          </w:rPr>
          <w:t>jo2566@cumc.columbia.edu</w:t>
        </w:r>
      </w:hyperlink>
    </w:p>
    <w:p w14:paraId="710F6B4A" w14:textId="77777777" w:rsidR="00E52B08" w:rsidRDefault="00E52B08">
      <w:pPr>
        <w:rPr>
          <w:rFonts w:ascii="Times New Roman" w:hAnsi="Times New Roman"/>
        </w:rPr>
      </w:pPr>
      <w:r>
        <w:rPr>
          <w:rFonts w:ascii="Times New Roman" w:hAnsi="Times New Roman"/>
        </w:rPr>
        <w:br w:type="page"/>
      </w:r>
    </w:p>
    <w:p w14:paraId="0BA9EC93" w14:textId="68895292" w:rsidR="005D25C2" w:rsidRDefault="00D56FB5" w:rsidP="00E52B08">
      <w:pPr>
        <w:spacing w:after="0"/>
        <w:rPr>
          <w:rFonts w:ascii="Times New Roman" w:hAnsi="Times New Roman"/>
        </w:rPr>
      </w:pPr>
      <w:r>
        <w:rPr>
          <w:rFonts w:ascii="Times New Roman" w:hAnsi="Times New Roman"/>
        </w:rPr>
        <w:lastRenderedPageBreak/>
        <w:t>(</w:t>
      </w:r>
      <w:r w:rsidR="005D25C2">
        <w:rPr>
          <w:rFonts w:ascii="Times New Roman" w:hAnsi="Times New Roman"/>
        </w:rPr>
        <w:t>Keywords</w:t>
      </w:r>
      <w:r>
        <w:rPr>
          <w:rFonts w:ascii="Times New Roman" w:hAnsi="Times New Roman"/>
        </w:rPr>
        <w:t>)</w:t>
      </w:r>
    </w:p>
    <w:p w14:paraId="4515B556" w14:textId="4694A5EE" w:rsidR="00C03978" w:rsidRDefault="00D56FB5" w:rsidP="00E52B08">
      <w:pPr>
        <w:spacing w:after="0"/>
        <w:rPr>
          <w:rFonts w:ascii="Times New Roman" w:hAnsi="Times New Roman"/>
        </w:rPr>
      </w:pPr>
      <w:r>
        <w:rPr>
          <w:rFonts w:ascii="Times New Roman" w:hAnsi="Times New Roman"/>
        </w:rPr>
        <w:t>(</w:t>
      </w:r>
      <w:r w:rsidR="00C03978">
        <w:rPr>
          <w:rFonts w:ascii="Times New Roman" w:hAnsi="Times New Roman"/>
        </w:rPr>
        <w:t>Level of Evidence</w:t>
      </w:r>
      <w:r>
        <w:rPr>
          <w:rFonts w:ascii="Times New Roman" w:hAnsi="Times New Roman"/>
        </w:rPr>
        <w:t>)</w:t>
      </w:r>
    </w:p>
    <w:p w14:paraId="114A67EB" w14:textId="2D720EAE" w:rsidR="00E52B08" w:rsidRPr="00D56FB5" w:rsidRDefault="00E52B08" w:rsidP="00E52B08">
      <w:pPr>
        <w:spacing w:after="0"/>
        <w:rPr>
          <w:rFonts w:ascii="Times New Roman" w:hAnsi="Times New Roman"/>
          <w:b/>
          <w:bCs w:val="0"/>
        </w:rPr>
      </w:pPr>
      <w:commentRangeStart w:id="0"/>
      <w:r w:rsidRPr="00D56FB5">
        <w:rPr>
          <w:rFonts w:ascii="Times New Roman" w:hAnsi="Times New Roman"/>
          <w:b/>
          <w:bCs w:val="0"/>
        </w:rPr>
        <w:t>Introduction</w:t>
      </w:r>
      <w:commentRangeEnd w:id="0"/>
      <w:r w:rsidR="005D25C2" w:rsidRPr="00D56FB5">
        <w:rPr>
          <w:rStyle w:val="CommentReference"/>
          <w:rFonts w:ascii="Times New Roman" w:hAnsi="Times New Roman"/>
          <w:b/>
          <w:bCs w:val="0"/>
          <w:sz w:val="24"/>
          <w:szCs w:val="22"/>
        </w:rPr>
        <w:commentReference w:id="0"/>
      </w:r>
    </w:p>
    <w:p w14:paraId="03E28DEF" w14:textId="302855C3" w:rsidR="007D55EA" w:rsidRPr="007D55EA" w:rsidRDefault="007D55EA" w:rsidP="007D55EA">
      <w:pPr>
        <w:spacing w:after="0"/>
        <w:ind w:firstLine="720"/>
        <w:rPr>
          <w:rFonts w:ascii="Times New Roman" w:hAnsi="Times New Roman"/>
          <w:lang w:val="en"/>
        </w:rPr>
      </w:pPr>
      <w:r w:rsidRPr="007D55EA">
        <w:rPr>
          <w:rFonts w:ascii="Times New Roman" w:hAnsi="Times New Roman"/>
          <w:lang w:val="en"/>
        </w:rPr>
        <w:t>Hereditary hemorrhagic telangiectasia (HHT), also known as Osler-Weber-Rendu syndrome, is an autosomal dominant vascular disorder caused most commonly by pathogenic variants in ENG or ACVRL1, with a smaller number of cases attributable to SMAD4 or other genes</w:t>
      </w:r>
      <w:r w:rsidR="00DD2985">
        <w:rPr>
          <w:rFonts w:ascii="Times New Roman" w:hAnsi="Times New Roman"/>
          <w:lang w:val="en"/>
        </w:rPr>
        <w:fldChar w:fldCharType="begin">
          <w:fldData xml:space="preserve">PEVuZE5vdGU+PENpdGU+PEF1dGhvcj5HdXR0bWFjaGVyPC9BdXRob3I+PFllYXI+MTk5NTwvWWVh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=
</w:fldData>
        </w:fldChar>
      </w:r>
      <w:r w:rsidR="00DD2985">
        <w:rPr>
          <w:rFonts w:ascii="Times New Roman" w:hAnsi="Times New Roman"/>
          <w:lang w:val="en"/>
        </w:rPr>
        <w:instrText xml:space="preserve"> ADDIN EN.CITE </w:instrText>
      </w:r>
      <w:r w:rsidR="00DD2985">
        <w:rPr>
          <w:rFonts w:ascii="Times New Roman" w:hAnsi="Times New Roman"/>
          <w:lang w:val="en"/>
        </w:rPr>
        <w:fldChar w:fldCharType="begin">
          <w:fldData xml:space="preserve">PEVuZE5vdGU+PENpdGU+PEF1dGhvcj5HdXR0bWFjaGVyPC9BdXRob3I+PFllYXI+MTk5NTwvWWVh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=
</w:fldData>
        </w:fldChar>
      </w:r>
      <w:r w:rsidR="00DD2985">
        <w:rPr>
          <w:rFonts w:ascii="Times New Roman" w:hAnsi="Times New Roman"/>
          <w:lang w:val="en"/>
        </w:rPr>
        <w:instrText xml:space="preserve"> ADDIN EN.CITE.DATA </w:instrText>
      </w:r>
      <w:r w:rsidR="00DD2985">
        <w:rPr>
          <w:rFonts w:ascii="Times New Roman" w:hAnsi="Times New Roman"/>
          <w:lang w:val="en"/>
        </w:rPr>
      </w:r>
      <w:r w:rsidR="00DD2985">
        <w:rPr>
          <w:rFonts w:ascii="Times New Roman" w:hAnsi="Times New Roman"/>
          <w:lang w:val="en"/>
        </w:rPr>
        <w:fldChar w:fldCharType="end"/>
      </w:r>
      <w:r w:rsidR="00DD2985">
        <w:rPr>
          <w:rFonts w:ascii="Times New Roman" w:hAnsi="Times New Roman"/>
          <w:lang w:val="en"/>
        </w:rPr>
      </w:r>
      <w:r w:rsidR="00DD2985">
        <w:rPr>
          <w:rFonts w:ascii="Times New Roman" w:hAnsi="Times New Roman"/>
          <w:lang w:val="en"/>
        </w:rPr>
        <w:fldChar w:fldCharType="separate"/>
      </w:r>
      <w:r w:rsidR="00DD2985" w:rsidRPr="00DD2985">
        <w:rPr>
          <w:rFonts w:ascii="Times New Roman" w:hAnsi="Times New Roman"/>
          <w:noProof/>
          <w:vertAlign w:val="superscript"/>
          <w:lang w:val="en"/>
        </w:rPr>
        <w:t>1,2</w:t>
      </w:r>
      <w:r w:rsidR="00DD2985">
        <w:rPr>
          <w:rFonts w:ascii="Times New Roman" w:hAnsi="Times New Roman"/>
          <w:lang w:val="en"/>
        </w:rPr>
        <w:fldChar w:fldCharType="end"/>
      </w:r>
      <w:r w:rsidRPr="007D55EA">
        <w:rPr>
          <w:rFonts w:ascii="Times New Roman" w:hAnsi="Times New Roman"/>
          <w:lang w:val="en"/>
        </w:rPr>
        <w:t>. Diagnosis is typically established using the Curaçao clinical criteria or, increasingly, genetic testing</w:t>
      </w:r>
      <w:r w:rsidR="00DD2985">
        <w:rPr>
          <w:rFonts w:ascii="Times New Roman" w:hAnsi="Times New Roman"/>
          <w:lang w:val="en"/>
        </w:rPr>
        <w:fldChar w:fldCharType="begin"/>
      </w:r>
      <w:r w:rsidR="00DD2985">
        <w:rPr>
          <w:rFonts w:ascii="Times New Roman" w:hAnsi="Times New Roman"/>
          <w:lang w:val="en"/>
        </w:rPr>
        <w:instrText xml:space="preserve"> ADDIN EN.CITE &lt;EndNote&gt;&lt;Cite&gt;&lt;Author&gt;Guttmacher&lt;/Author&gt;&lt;Year&gt;1995&lt;/Year&gt;&lt;RecNum&gt;9&lt;/RecNum&gt;&lt;DisplayText&gt;&lt;style face="superscript"&gt;1&lt;/style&gt;&lt;/DisplayText&gt;&lt;record&gt;&lt;rec-number&gt;9&lt;/rec-number&gt;&lt;foreign-keys&gt;&lt;key app="EN" db-id="sdfpt0xpn00ev3ez0dnxxd00vderxw95apad" timestamp="1790609424"&gt;9&lt;/key&gt;&lt;/foreign-keys&gt;&lt;ref-type name="Journal Article"&gt;17&lt;/ref-type&gt;&lt;contributors&gt;&lt;authors&gt;&lt;author&gt;Guttmacher, A. E.&lt;/author&gt;&lt;author&gt;Marchuk, D. A.&lt;/author&gt;&lt;author&gt;White, R. I., Jr.&lt;/author&gt;&lt;/authors&gt;&lt;/contributors&gt;&lt;auth-address&gt;Department of Pediatrics, University of Vermont College of Medicine, Burlington, USA.&lt;/auth-address&gt;&lt;titles&gt;&lt;title&gt;Hereditary hemorrhagic telangiectasia&lt;/title&gt;&lt;secondary-title&gt;N Engl J Med&lt;/secondary-title&gt;&lt;/titles&gt;&lt;periodical&gt;&lt;full-title&gt;N Engl J Med&lt;/full-title&gt;&lt;/periodical&gt;&lt;pages&gt;918-24&lt;/pages&gt;&lt;volume&gt;333&lt;/volume&gt;&lt;number&gt;14&lt;/number&gt;&lt;keywords&gt;&lt;keyword&gt;Humans&lt;/keyword&gt;&lt;keyword&gt;*Telangiectasia, Hereditary Hemorrhagic/complications/diagnosis/therapy&lt;/keyword&gt;&lt;/keywords&gt;&lt;dates&gt;&lt;year&gt;1995&lt;/year&gt;&lt;pub-dates&gt;&lt;date&gt;Oct 5&lt;/date&gt;&lt;/pub-dates&gt;&lt;/dates&gt;&lt;isbn&gt;0028-4793 (Print)&amp;#xD;0028-4793 (Linking)&lt;/isbn&gt;&lt;accession-num&gt;7666879&lt;/accession-num&gt;&lt;urls&gt;&lt;related-urls&gt;&lt;url&gt;https://www.ncbi.nlm.nih.gov/pubmed/7666879&lt;/url&gt;&lt;/related-urls&gt;&lt;/urls&gt;&lt;electronic-resource-num&gt;10.1056/NEJM199510053331407&lt;/electronic-resource-num&gt;&lt;remote-database-name&gt;Medline&lt;/remote-database-name&gt;&lt;remote-database-provider&gt;NLM&lt;/remote-database-provider&gt;&lt;/record&gt;&lt;/Cite&gt;&lt;/EndNote&gt;</w:instrText>
      </w:r>
      <w:r w:rsidR="00DD2985">
        <w:rPr>
          <w:rFonts w:ascii="Times New Roman" w:hAnsi="Times New Roman"/>
          <w:lang w:val="en"/>
        </w:rPr>
        <w:fldChar w:fldCharType="separate"/>
      </w:r>
      <w:r w:rsidR="00DD2985" w:rsidRPr="00DD2985">
        <w:rPr>
          <w:rFonts w:ascii="Times New Roman" w:hAnsi="Times New Roman"/>
          <w:noProof/>
          <w:vertAlign w:val="superscript"/>
          <w:lang w:val="en"/>
        </w:rPr>
        <w:t>1</w:t>
      </w:r>
      <w:r w:rsidR="00DD2985">
        <w:rPr>
          <w:rFonts w:ascii="Times New Roman" w:hAnsi="Times New Roman"/>
          <w:lang w:val="en"/>
        </w:rPr>
        <w:fldChar w:fldCharType="end"/>
      </w:r>
      <w:r w:rsidRPr="007D55EA">
        <w:rPr>
          <w:rFonts w:ascii="Times New Roman" w:hAnsi="Times New Roman"/>
          <w:lang w:val="en"/>
        </w:rPr>
        <w:t>.</w:t>
      </w:r>
    </w:p>
    <w:p w14:paraId="32CE1330" w14:textId="04904B31" w:rsidR="007D55EA" w:rsidRPr="007D55EA" w:rsidRDefault="007D55EA" w:rsidP="00843407">
      <w:pPr>
        <w:spacing w:after="0"/>
        <w:ind w:firstLine="720"/>
        <w:rPr>
          <w:rFonts w:ascii="Times New Roman" w:hAnsi="Times New Roman"/>
          <w:lang w:val="en"/>
        </w:rPr>
      </w:pPr>
      <w:r w:rsidRPr="007D55EA">
        <w:rPr>
          <w:rFonts w:ascii="Times New Roman" w:hAnsi="Times New Roman"/>
          <w:lang w:val="en"/>
        </w:rPr>
        <w:t xml:space="preserve">Estimates of HHT prevalence have historically come from </w:t>
      </w:r>
      <w:r w:rsidR="0068599D">
        <w:rPr>
          <w:rFonts w:ascii="Times New Roman" w:hAnsi="Times New Roman"/>
          <w:lang w:val="en"/>
        </w:rPr>
        <w:t>regional</w:t>
      </w:r>
      <w:r w:rsidR="00F6533F">
        <w:rPr>
          <w:rFonts w:ascii="Times New Roman" w:hAnsi="Times New Roman"/>
          <w:lang w:val="en"/>
        </w:rPr>
        <w:t xml:space="preserve"> studies using pedigree analysis which </w:t>
      </w:r>
      <w:r w:rsidRPr="007D55EA">
        <w:rPr>
          <w:rFonts w:ascii="Times New Roman" w:hAnsi="Times New Roman"/>
          <w:lang w:val="en"/>
        </w:rPr>
        <w:t>have generally reported a prevalence of 1 in 5,000 to 1 in 8,000</w:t>
      </w:r>
      <w:r w:rsidR="00DD2985">
        <w:rPr>
          <w:rFonts w:ascii="Times New Roman" w:hAnsi="Times New Roman"/>
          <w:lang w:val="en"/>
        </w:rPr>
        <w:fldChar w:fldCharType="begin">
          <w:fldData xml:space="preserve">PEVuZE5vdGU+PENpdGU+PEF1dGhvcj5LamVsZHNlbjwvQXV0aG9yPjxZZWFyPjE5OTk8L1llYXI+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</w:fldData>
        </w:fldChar>
      </w:r>
      <w:r w:rsidR="00DD2985">
        <w:rPr>
          <w:rFonts w:ascii="Times New Roman" w:hAnsi="Times New Roman"/>
          <w:lang w:val="en"/>
        </w:rPr>
        <w:instrText xml:space="preserve"> ADDIN EN.CITE </w:instrText>
      </w:r>
      <w:r w:rsidR="00DD2985">
        <w:rPr>
          <w:rFonts w:ascii="Times New Roman" w:hAnsi="Times New Roman"/>
          <w:lang w:val="en"/>
        </w:rPr>
        <w:fldChar w:fldCharType="begin">
          <w:fldData xml:space="preserve">PEVuZE5vdGU+PENpdGU+PEF1dGhvcj5LamVsZHNlbjwvQXV0aG9yPjxZZWFyPjE5OTk8L1llYXI+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</w:fldData>
        </w:fldChar>
      </w:r>
      <w:r w:rsidR="00DD2985">
        <w:rPr>
          <w:rFonts w:ascii="Times New Roman" w:hAnsi="Times New Roman"/>
          <w:lang w:val="en"/>
        </w:rPr>
        <w:instrText xml:space="preserve"> ADDIN EN.CITE.DATA </w:instrText>
      </w:r>
      <w:r w:rsidR="00DD2985">
        <w:rPr>
          <w:rFonts w:ascii="Times New Roman" w:hAnsi="Times New Roman"/>
          <w:lang w:val="en"/>
        </w:rPr>
      </w:r>
      <w:r w:rsidR="00DD2985">
        <w:rPr>
          <w:rFonts w:ascii="Times New Roman" w:hAnsi="Times New Roman"/>
          <w:lang w:val="en"/>
        </w:rPr>
        <w:fldChar w:fldCharType="end"/>
      </w:r>
      <w:r w:rsidR="00DD2985">
        <w:rPr>
          <w:rFonts w:ascii="Times New Roman" w:hAnsi="Times New Roman"/>
          <w:lang w:val="en"/>
        </w:rPr>
      </w:r>
      <w:r w:rsidR="00DD2985">
        <w:rPr>
          <w:rFonts w:ascii="Times New Roman" w:hAnsi="Times New Roman"/>
          <w:lang w:val="en"/>
        </w:rPr>
        <w:fldChar w:fldCharType="separate"/>
      </w:r>
      <w:r w:rsidR="00DD2985" w:rsidRPr="00DD2985">
        <w:rPr>
          <w:rFonts w:ascii="Times New Roman" w:hAnsi="Times New Roman"/>
          <w:noProof/>
          <w:vertAlign w:val="superscript"/>
          <w:lang w:val="en"/>
        </w:rPr>
        <w:t>3-5</w:t>
      </w:r>
      <w:r w:rsidR="00DD2985">
        <w:rPr>
          <w:rFonts w:ascii="Times New Roman" w:hAnsi="Times New Roman"/>
          <w:lang w:val="en"/>
        </w:rPr>
        <w:fldChar w:fldCharType="end"/>
      </w:r>
      <w:r w:rsidRPr="007D55EA">
        <w:rPr>
          <w:rFonts w:ascii="Times New Roman" w:hAnsi="Times New Roman"/>
          <w:lang w:val="en"/>
        </w:rPr>
        <w:t xml:space="preserve">. </w:t>
      </w:r>
      <w:r w:rsidR="00F6533F">
        <w:rPr>
          <w:rFonts w:ascii="Times New Roman" w:hAnsi="Times New Roman"/>
          <w:lang w:val="en"/>
        </w:rPr>
        <w:t>Such estimates</w:t>
      </w:r>
      <w:r w:rsidR="00843407">
        <w:rPr>
          <w:rFonts w:ascii="Times New Roman" w:hAnsi="Times New Roman"/>
          <w:lang w:val="en"/>
        </w:rPr>
        <w:t xml:space="preserve"> do not account for underdiagnosed cases or</w:t>
      </w:r>
      <w:r w:rsidRPr="007D55EA">
        <w:rPr>
          <w:rFonts w:ascii="Times New Roman" w:hAnsi="Times New Roman"/>
          <w:lang w:val="en"/>
        </w:rPr>
        <w:t xml:space="preserve"> founder mutations</w:t>
      </w:r>
      <w:r w:rsidR="00843407">
        <w:rPr>
          <w:rFonts w:ascii="Times New Roman" w:hAnsi="Times New Roman"/>
          <w:lang w:val="en"/>
        </w:rPr>
        <w:t xml:space="preserve">, however. </w:t>
      </w:r>
      <w:r w:rsidRPr="007D55EA">
        <w:rPr>
          <w:rFonts w:ascii="Times New Roman" w:hAnsi="Times New Roman"/>
          <w:lang w:val="en"/>
        </w:rPr>
        <w:t xml:space="preserve">The only nationwide estimate of HHT prevalence in the </w:t>
      </w:r>
      <w:r w:rsidR="00AB7BD5">
        <w:rPr>
          <w:rFonts w:ascii="Times New Roman" w:hAnsi="Times New Roman"/>
          <w:lang w:val="en"/>
        </w:rPr>
        <w:t xml:space="preserve">U.S. used </w:t>
      </w:r>
      <w:r w:rsidRPr="007D55EA">
        <w:rPr>
          <w:rFonts w:ascii="Times New Roman" w:hAnsi="Times New Roman"/>
          <w:lang w:val="en"/>
        </w:rPr>
        <w:t>a national claims database between 2013 and 2017 and reported prevalence rising from 6.1 to 12.1 per 100,000</w:t>
      </w:r>
      <w:r w:rsidR="007D2620">
        <w:rPr>
          <w:rFonts w:ascii="Times New Roman" w:hAnsi="Times New Roman"/>
          <w:lang w:val="en"/>
        </w:rPr>
        <w:fldChar w:fldCharType="begin">
          <w:fldData xml:space="preserve">PEVuZE5vdGU+PENpdGU+PEF1dGhvcj5GZXJyeTwvQXV0aG9yPjxZZWFyPjIwMjA8L1llYXI+PFJl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</w:fldData>
        </w:fldChar>
      </w:r>
      <w:r w:rsidR="00843407">
        <w:rPr>
          <w:rFonts w:ascii="Times New Roman" w:hAnsi="Times New Roman"/>
          <w:lang w:val="en"/>
        </w:rPr>
        <w:instrText xml:space="preserve"> ADDIN EN.CITE </w:instrText>
      </w:r>
      <w:r w:rsidR="00843407">
        <w:rPr>
          <w:rFonts w:ascii="Times New Roman" w:hAnsi="Times New Roman"/>
          <w:lang w:val="en"/>
        </w:rPr>
        <w:fldChar w:fldCharType="begin">
          <w:fldData xml:space="preserve">PEVuZE5vdGU+PENpdGU+PEF1dGhvcj5GZXJyeTwvQXV0aG9yPjxZZWFyPjIwMjA8L1llYXI+PFJl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</w:fldData>
        </w:fldChar>
      </w:r>
      <w:r w:rsidR="00843407">
        <w:rPr>
          <w:rFonts w:ascii="Times New Roman" w:hAnsi="Times New Roman"/>
          <w:lang w:val="en"/>
        </w:rPr>
        <w:instrText xml:space="preserve"> ADDIN EN.CITE.DATA </w:instrText>
      </w:r>
      <w:r w:rsidR="00843407">
        <w:rPr>
          <w:rFonts w:ascii="Times New Roman" w:hAnsi="Times New Roman"/>
          <w:lang w:val="en"/>
        </w:rPr>
      </w:r>
      <w:r w:rsidR="00843407">
        <w:rPr>
          <w:rFonts w:ascii="Times New Roman" w:hAnsi="Times New Roman"/>
          <w:lang w:val="en"/>
        </w:rPr>
        <w:fldChar w:fldCharType="end"/>
      </w:r>
      <w:r w:rsidR="007D2620">
        <w:rPr>
          <w:rFonts w:ascii="Times New Roman" w:hAnsi="Times New Roman"/>
          <w:lang w:val="en"/>
        </w:rPr>
      </w:r>
      <w:r w:rsidR="007D2620">
        <w:rPr>
          <w:rFonts w:ascii="Times New Roman" w:hAnsi="Times New Roman"/>
          <w:lang w:val="en"/>
        </w:rPr>
        <w:fldChar w:fldCharType="separate"/>
      </w:r>
      <w:r w:rsidR="00843407" w:rsidRPr="00843407">
        <w:rPr>
          <w:rFonts w:ascii="Times New Roman" w:hAnsi="Times New Roman"/>
          <w:noProof/>
          <w:vertAlign w:val="superscript"/>
          <w:lang w:val="en"/>
        </w:rPr>
        <w:t>6</w:t>
      </w:r>
      <w:r w:rsidR="007D2620">
        <w:rPr>
          <w:rFonts w:ascii="Times New Roman" w:hAnsi="Times New Roman"/>
          <w:lang w:val="en"/>
        </w:rPr>
        <w:fldChar w:fldCharType="end"/>
      </w:r>
      <w:r w:rsidRPr="007D55EA">
        <w:rPr>
          <w:rFonts w:ascii="Times New Roman" w:hAnsi="Times New Roman"/>
          <w:lang w:val="en"/>
        </w:rPr>
        <w:t>. Similar increases in reported prevalence have been observed elsewhere and have generally been attributed to improved diagnostic recognition rather than a true rise in disease occurrence</w:t>
      </w:r>
      <w:r w:rsidR="007D2620">
        <w:rPr>
          <w:rFonts w:ascii="Times New Roman" w:hAnsi="Times New Roman"/>
          <w:lang w:val="en"/>
        </w:rPr>
        <w:fldChar w:fldCharType="begin">
          <w:fldData xml:space="preserve">PEVuZE5vdGU+PENpdGU+PEF1dGhvcj5Eb25hbGRzb248L0F1dGhvcj48WWVhcj4yMDE0PC9ZZWFy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</w:fldData>
        </w:fldChar>
      </w:r>
      <w:r w:rsidR="00843407">
        <w:rPr>
          <w:rFonts w:ascii="Times New Roman" w:hAnsi="Times New Roman"/>
          <w:lang w:val="en"/>
        </w:rPr>
        <w:instrText xml:space="preserve"> ADDIN EN.CITE </w:instrText>
      </w:r>
      <w:r w:rsidR="00843407">
        <w:rPr>
          <w:rFonts w:ascii="Times New Roman" w:hAnsi="Times New Roman"/>
          <w:lang w:val="en"/>
        </w:rPr>
        <w:fldChar w:fldCharType="begin">
          <w:fldData xml:space="preserve">PEVuZE5vdGU+PENpdGU+PEF1dGhvcj5Eb25hbGRzb248L0F1dGhvcj48WWVhcj4yMDE0PC9ZZWFy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</w:fldData>
        </w:fldChar>
      </w:r>
      <w:r w:rsidR="00843407">
        <w:rPr>
          <w:rFonts w:ascii="Times New Roman" w:hAnsi="Times New Roman"/>
          <w:lang w:val="en"/>
        </w:rPr>
        <w:instrText xml:space="preserve"> ADDIN EN.CITE.DATA </w:instrText>
      </w:r>
      <w:r w:rsidR="00843407">
        <w:rPr>
          <w:rFonts w:ascii="Times New Roman" w:hAnsi="Times New Roman"/>
          <w:lang w:val="en"/>
        </w:rPr>
      </w:r>
      <w:r w:rsidR="00843407">
        <w:rPr>
          <w:rFonts w:ascii="Times New Roman" w:hAnsi="Times New Roman"/>
          <w:lang w:val="en"/>
        </w:rPr>
        <w:fldChar w:fldCharType="end"/>
      </w:r>
      <w:r w:rsidR="007D2620">
        <w:rPr>
          <w:rFonts w:ascii="Times New Roman" w:hAnsi="Times New Roman"/>
          <w:lang w:val="en"/>
        </w:rPr>
      </w:r>
      <w:r w:rsidR="007D2620">
        <w:rPr>
          <w:rFonts w:ascii="Times New Roman" w:hAnsi="Times New Roman"/>
          <w:lang w:val="en"/>
        </w:rPr>
        <w:fldChar w:fldCharType="separate"/>
      </w:r>
      <w:r w:rsidR="00843407" w:rsidRPr="00843407">
        <w:rPr>
          <w:rFonts w:ascii="Times New Roman" w:hAnsi="Times New Roman"/>
          <w:noProof/>
          <w:vertAlign w:val="superscript"/>
          <w:lang w:val="en"/>
        </w:rPr>
        <w:t>7</w:t>
      </w:r>
      <w:r w:rsidR="007D2620">
        <w:rPr>
          <w:rFonts w:ascii="Times New Roman" w:hAnsi="Times New Roman"/>
          <w:lang w:val="en"/>
        </w:rPr>
        <w:fldChar w:fldCharType="end"/>
      </w:r>
      <w:r w:rsidRPr="007D55EA">
        <w:rPr>
          <w:rFonts w:ascii="Times New Roman" w:hAnsi="Times New Roman"/>
          <w:lang w:val="en"/>
        </w:rPr>
        <w:t>.</w:t>
      </w:r>
    </w:p>
    <w:p w14:paraId="26C2DE92" w14:textId="4DBBE25A" w:rsidR="007D55EA" w:rsidRPr="007D55EA" w:rsidRDefault="002252A3" w:rsidP="001030E6">
      <w:pPr>
        <w:spacing w:after="0"/>
        <w:ind w:firstLine="720"/>
        <w:rPr>
          <w:rFonts w:ascii="Times New Roman" w:hAnsi="Times New Roman"/>
          <w:lang w:val="en"/>
        </w:rPr>
      </w:pPr>
      <w:r>
        <w:rPr>
          <w:rFonts w:ascii="Times New Roman" w:hAnsi="Times New Roman"/>
          <w:lang w:val="en"/>
        </w:rPr>
        <w:t>Recent studies using large</w:t>
      </w:r>
      <w:r w:rsidR="007D55EA" w:rsidRPr="007D55EA">
        <w:rPr>
          <w:rFonts w:ascii="Times New Roman" w:hAnsi="Times New Roman"/>
          <w:lang w:val="en"/>
        </w:rPr>
        <w:t xml:space="preserve"> genomic database</w:t>
      </w:r>
      <w:r>
        <w:rPr>
          <w:rFonts w:ascii="Times New Roman" w:hAnsi="Times New Roman"/>
          <w:lang w:val="en"/>
        </w:rPr>
        <w:t>s</w:t>
      </w:r>
      <w:r w:rsidR="007D55EA" w:rsidRPr="007D55EA">
        <w:rPr>
          <w:rFonts w:ascii="Times New Roman" w:hAnsi="Times New Roman"/>
          <w:lang w:val="en"/>
        </w:rPr>
        <w:t xml:space="preserve"> </w:t>
      </w:r>
      <w:r>
        <w:rPr>
          <w:rFonts w:ascii="Times New Roman" w:hAnsi="Times New Roman"/>
          <w:lang w:val="en"/>
        </w:rPr>
        <w:t xml:space="preserve">have </w:t>
      </w:r>
      <w:r w:rsidR="009264D1">
        <w:rPr>
          <w:rFonts w:ascii="Times New Roman" w:hAnsi="Times New Roman"/>
          <w:lang w:val="en"/>
        </w:rPr>
        <w:t xml:space="preserve">placed the </w:t>
      </w:r>
      <w:r w:rsidR="007D55EA" w:rsidRPr="007D55EA">
        <w:rPr>
          <w:rFonts w:ascii="Times New Roman" w:hAnsi="Times New Roman"/>
          <w:lang w:val="en"/>
        </w:rPr>
        <w:t xml:space="preserve">true </w:t>
      </w:r>
      <w:r w:rsidR="009264D1">
        <w:rPr>
          <w:rFonts w:ascii="Times New Roman" w:hAnsi="Times New Roman"/>
          <w:lang w:val="en"/>
        </w:rPr>
        <w:t xml:space="preserve">prevalence </w:t>
      </w:r>
      <w:r w:rsidR="007D55EA" w:rsidRPr="007D55EA">
        <w:rPr>
          <w:rFonts w:ascii="Times New Roman" w:hAnsi="Times New Roman"/>
          <w:lang w:val="en"/>
        </w:rPr>
        <w:t>of HHT</w:t>
      </w:r>
      <w:r w:rsidR="009264D1">
        <w:rPr>
          <w:rFonts w:ascii="Times New Roman" w:hAnsi="Times New Roman"/>
          <w:lang w:val="en"/>
        </w:rPr>
        <w:t xml:space="preserve"> to be </w:t>
      </w:r>
      <w:r w:rsidR="007D55EA" w:rsidRPr="007D55EA">
        <w:rPr>
          <w:rFonts w:ascii="Times New Roman" w:hAnsi="Times New Roman"/>
          <w:lang w:val="en"/>
        </w:rPr>
        <w:t xml:space="preserve">two to twelve times more prevalent than 1-in-5,000 </w:t>
      </w:r>
      <w:r w:rsidR="00992422">
        <w:rPr>
          <w:rFonts w:ascii="Times New Roman" w:hAnsi="Times New Roman"/>
          <w:lang w:val="en"/>
        </w:rPr>
        <w:t>as is often cited</w:t>
      </w:r>
      <w:r w:rsidR="00836926">
        <w:rPr>
          <w:rFonts w:ascii="Times New Roman" w:hAnsi="Times New Roman"/>
          <w:lang w:val="en"/>
        </w:rPr>
        <w:fldChar w:fldCharType="begin">
          <w:fldData xml:space="preserve">PEVuZE5vdGU+PENpdGU+PEF1dGhvcj5BbnplbGw8L0F1dGhvcj48WWVhcj4yMDI1PC9ZZWFyPjxS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</w:fldData>
        </w:fldChar>
      </w:r>
      <w:r w:rsidR="00843407">
        <w:rPr>
          <w:rFonts w:ascii="Times New Roman" w:hAnsi="Times New Roman"/>
          <w:lang w:val="en"/>
        </w:rPr>
        <w:instrText xml:space="preserve"> ADDIN EN.CITE </w:instrText>
      </w:r>
      <w:r w:rsidR="00843407">
        <w:rPr>
          <w:rFonts w:ascii="Times New Roman" w:hAnsi="Times New Roman"/>
          <w:lang w:val="en"/>
        </w:rPr>
        <w:fldChar w:fldCharType="begin">
          <w:fldData xml:space="preserve">PEVuZE5vdGU+PENpdGU+PEF1dGhvcj5BbnplbGw8L0F1dGhvcj48WWVhcj4yMDI1PC9ZZWFyPjxS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</w:fldData>
        </w:fldChar>
      </w:r>
      <w:r w:rsidR="00843407">
        <w:rPr>
          <w:rFonts w:ascii="Times New Roman" w:hAnsi="Times New Roman"/>
          <w:lang w:val="en"/>
        </w:rPr>
        <w:instrText xml:space="preserve"> ADDIN EN.CITE.DATA </w:instrText>
      </w:r>
      <w:r w:rsidR="00843407">
        <w:rPr>
          <w:rFonts w:ascii="Times New Roman" w:hAnsi="Times New Roman"/>
          <w:lang w:val="en"/>
        </w:rPr>
      </w:r>
      <w:r w:rsidR="00843407">
        <w:rPr>
          <w:rFonts w:ascii="Times New Roman" w:hAnsi="Times New Roman"/>
          <w:lang w:val="en"/>
        </w:rPr>
        <w:fldChar w:fldCharType="end"/>
      </w:r>
      <w:r w:rsidR="00836926">
        <w:rPr>
          <w:rFonts w:ascii="Times New Roman" w:hAnsi="Times New Roman"/>
          <w:lang w:val="en"/>
        </w:rPr>
      </w:r>
      <w:r w:rsidR="00836926">
        <w:rPr>
          <w:rFonts w:ascii="Times New Roman" w:hAnsi="Times New Roman"/>
          <w:lang w:val="en"/>
        </w:rPr>
        <w:fldChar w:fldCharType="separate"/>
      </w:r>
      <w:r w:rsidR="00843407" w:rsidRPr="00843407">
        <w:rPr>
          <w:rFonts w:ascii="Times New Roman" w:hAnsi="Times New Roman"/>
          <w:noProof/>
          <w:vertAlign w:val="superscript"/>
          <w:lang w:val="en"/>
        </w:rPr>
        <w:t>8,9</w:t>
      </w:r>
      <w:r w:rsidR="00836926">
        <w:rPr>
          <w:rFonts w:ascii="Times New Roman" w:hAnsi="Times New Roman"/>
          <w:lang w:val="en"/>
        </w:rPr>
        <w:fldChar w:fldCharType="end"/>
      </w:r>
      <w:r w:rsidR="007D55EA" w:rsidRPr="007D55EA">
        <w:rPr>
          <w:rFonts w:ascii="Times New Roman" w:hAnsi="Times New Roman"/>
          <w:lang w:val="en"/>
        </w:rPr>
        <w:t xml:space="preserve">. Consistent with this, the </w:t>
      </w:r>
      <w:r w:rsidR="002E3FFA">
        <w:rPr>
          <w:rFonts w:ascii="Times New Roman" w:hAnsi="Times New Roman"/>
          <w:lang w:val="en"/>
        </w:rPr>
        <w:t>Comprehensive HHT Outcomes Registry of the United States (</w:t>
      </w:r>
      <w:r w:rsidR="007D55EA" w:rsidRPr="007D55EA">
        <w:rPr>
          <w:rFonts w:ascii="Times New Roman" w:hAnsi="Times New Roman"/>
          <w:lang w:val="en"/>
        </w:rPr>
        <w:t>CHORUS</w:t>
      </w:r>
      <w:r w:rsidR="002E3FFA">
        <w:rPr>
          <w:rFonts w:ascii="Times New Roman" w:hAnsi="Times New Roman"/>
          <w:lang w:val="en"/>
        </w:rPr>
        <w:t>)</w:t>
      </w:r>
      <w:r w:rsidR="007D55EA" w:rsidRPr="007D55EA">
        <w:rPr>
          <w:rFonts w:ascii="Times New Roman" w:hAnsi="Times New Roman"/>
          <w:lang w:val="en"/>
        </w:rPr>
        <w:t xml:space="preserve"> recently reported that although 57% of its first 600 enrolled patients had developed HHT manifestations by age 13, 63% were not diagnosed until mid-to-late adulthood, underscoring a substantial gap between symptom onset and diagnosis</w:t>
      </w:r>
      <w:r w:rsidR="00836926">
        <w:rPr>
          <w:rFonts w:ascii="Times New Roman" w:hAnsi="Times New Roman"/>
          <w:lang w:val="en"/>
        </w:rPr>
        <w:fldChar w:fldCharType="begin">
          <w:fldData xml:space="preserve">PEVuZE5vdGU+PENpdGU+PEF1dGhvcj5BbC1TYW1rYXJpPC9BdXRob3I+PFllYXI+MjAyNjwvWWVh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</w:fldData>
        </w:fldChar>
      </w:r>
      <w:r w:rsidR="00843407">
        <w:rPr>
          <w:rFonts w:ascii="Times New Roman" w:hAnsi="Times New Roman"/>
          <w:lang w:val="en"/>
        </w:rPr>
        <w:instrText xml:space="preserve"> ADDIN EN.CITE </w:instrText>
      </w:r>
      <w:r w:rsidR="00843407">
        <w:rPr>
          <w:rFonts w:ascii="Times New Roman" w:hAnsi="Times New Roman"/>
          <w:lang w:val="en"/>
        </w:rPr>
        <w:fldChar w:fldCharType="begin">
          <w:fldData xml:space="preserve">PEVuZE5vdGU+PENpdGU+PEF1dGhvcj5BbC1TYW1rYXJpPC9BdXRob3I+PFllYXI+MjAyNjwvWWVh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</w:fldData>
        </w:fldChar>
      </w:r>
      <w:r w:rsidR="00843407">
        <w:rPr>
          <w:rFonts w:ascii="Times New Roman" w:hAnsi="Times New Roman"/>
          <w:lang w:val="en"/>
        </w:rPr>
        <w:instrText xml:space="preserve"> ADDIN EN.CITE.DATA </w:instrText>
      </w:r>
      <w:r w:rsidR="00843407">
        <w:rPr>
          <w:rFonts w:ascii="Times New Roman" w:hAnsi="Times New Roman"/>
          <w:lang w:val="en"/>
        </w:rPr>
      </w:r>
      <w:r w:rsidR="00843407">
        <w:rPr>
          <w:rFonts w:ascii="Times New Roman" w:hAnsi="Times New Roman"/>
          <w:lang w:val="en"/>
        </w:rPr>
        <w:fldChar w:fldCharType="end"/>
      </w:r>
      <w:r w:rsidR="00836926">
        <w:rPr>
          <w:rFonts w:ascii="Times New Roman" w:hAnsi="Times New Roman"/>
          <w:lang w:val="en"/>
        </w:rPr>
      </w:r>
      <w:r w:rsidR="00836926">
        <w:rPr>
          <w:rFonts w:ascii="Times New Roman" w:hAnsi="Times New Roman"/>
          <w:lang w:val="en"/>
        </w:rPr>
        <w:fldChar w:fldCharType="separate"/>
      </w:r>
      <w:r w:rsidR="00843407" w:rsidRPr="00843407">
        <w:rPr>
          <w:rFonts w:ascii="Times New Roman" w:hAnsi="Times New Roman"/>
          <w:noProof/>
          <w:vertAlign w:val="superscript"/>
          <w:lang w:val="en"/>
        </w:rPr>
        <w:t>10</w:t>
      </w:r>
      <w:r w:rsidR="00836926">
        <w:rPr>
          <w:rFonts w:ascii="Times New Roman" w:hAnsi="Times New Roman"/>
          <w:lang w:val="en"/>
        </w:rPr>
        <w:fldChar w:fldCharType="end"/>
      </w:r>
      <w:r w:rsidR="007D55EA" w:rsidRPr="007D55EA">
        <w:rPr>
          <w:rFonts w:ascii="Times New Roman" w:hAnsi="Times New Roman"/>
          <w:lang w:val="en"/>
        </w:rPr>
        <w:t>.</w:t>
      </w:r>
    </w:p>
    <w:p w14:paraId="198C9087" w14:textId="29805EC7" w:rsidR="00D56FB5" w:rsidRPr="006A234B" w:rsidRDefault="00FE3ABC" w:rsidP="009264D1">
      <w:pPr>
        <w:spacing w:after="0"/>
        <w:ind w:firstLine="720"/>
        <w:rPr>
          <w:rFonts w:ascii="Times New Roman" w:hAnsi="Times New Roman"/>
          <w:lang w:val="en"/>
        </w:rPr>
      </w:pPr>
      <w:r>
        <w:rPr>
          <w:rFonts w:ascii="Times New Roman" w:hAnsi="Times New Roman"/>
          <w:lang w:val="en"/>
        </w:rPr>
        <w:t xml:space="preserve">The present study is the first to combine </w:t>
      </w:r>
      <w:r w:rsidR="007D55EA" w:rsidRPr="007D55EA">
        <w:rPr>
          <w:rFonts w:ascii="Times New Roman" w:hAnsi="Times New Roman"/>
          <w:lang w:val="en"/>
        </w:rPr>
        <w:t xml:space="preserve">nationwide scope with electronic medical record (EMR)-level clinical detail to jointly characterize HHT prevalence, incidence, geographic distribution, and age at symptom onset within a single population. The All of Us Research Program, which links longitudinal </w:t>
      </w:r>
      <w:r w:rsidR="005C0520">
        <w:rPr>
          <w:rFonts w:ascii="Times New Roman" w:hAnsi="Times New Roman"/>
          <w:lang w:val="en"/>
        </w:rPr>
        <w:t>electronic medical record (</w:t>
      </w:r>
      <w:r w:rsidR="007D55EA" w:rsidRPr="007D55EA">
        <w:rPr>
          <w:rFonts w:ascii="Times New Roman" w:hAnsi="Times New Roman"/>
          <w:lang w:val="en"/>
        </w:rPr>
        <w:t>EMR</w:t>
      </w:r>
      <w:r w:rsidR="005C0520">
        <w:rPr>
          <w:rFonts w:ascii="Times New Roman" w:hAnsi="Times New Roman"/>
          <w:lang w:val="en"/>
        </w:rPr>
        <w:t>)</w:t>
      </w:r>
      <w:r w:rsidR="007D55EA" w:rsidRPr="007D55EA">
        <w:rPr>
          <w:rFonts w:ascii="Times New Roman" w:hAnsi="Times New Roman"/>
          <w:lang w:val="en"/>
        </w:rPr>
        <w:t xml:space="preserve"> data to survey and genomic data from a large and geographically diverse U.S. cohort, offers an opportunity to address this gap. In this study, we use All of Us data to characterize the prevalence, incidence, geographic distribution, and symptom</w:t>
      </w:r>
      <w:r w:rsidR="008B7E71">
        <w:rPr>
          <w:rFonts w:ascii="Times New Roman" w:hAnsi="Times New Roman"/>
          <w:lang w:val="en"/>
        </w:rPr>
        <w:t>s</w:t>
      </w:r>
      <w:r w:rsidR="007D55EA" w:rsidRPr="007D55EA">
        <w:rPr>
          <w:rFonts w:ascii="Times New Roman" w:hAnsi="Times New Roman"/>
          <w:lang w:val="en"/>
        </w:rPr>
        <w:t xml:space="preserve"> of HHT in a large, nationally representative U.S. population.</w:t>
      </w:r>
    </w:p>
    <w:p w14:paraId="1FBEFE7D" w14:textId="77777777" w:rsidR="00D56FB5" w:rsidRDefault="00D56FB5" w:rsidP="00E52B08">
      <w:pPr>
        <w:spacing w:after="0"/>
        <w:rPr>
          <w:rFonts w:ascii="Times New Roman" w:hAnsi="Times New Roman"/>
        </w:rPr>
      </w:pPr>
    </w:p>
    <w:p w14:paraId="724CE2D9" w14:textId="409142DD" w:rsidR="00D56FB5" w:rsidRPr="00D56FB5" w:rsidRDefault="00D56FB5" w:rsidP="00E52B08">
      <w:pPr>
        <w:spacing w:after="0"/>
        <w:rPr>
          <w:rFonts w:ascii="Times New Roman" w:hAnsi="Times New Roman"/>
          <w:b/>
          <w:bCs w:val="0"/>
        </w:rPr>
      </w:pPr>
      <w:r w:rsidRPr="00D56FB5">
        <w:rPr>
          <w:rFonts w:ascii="Times New Roman" w:hAnsi="Times New Roman"/>
          <w:b/>
          <w:bCs w:val="0"/>
        </w:rPr>
        <w:t>Methods</w:t>
      </w:r>
    </w:p>
    <w:p w14:paraId="767D0CC6" w14:textId="0BBDF588" w:rsidR="007D6E66" w:rsidRDefault="00000742" w:rsidP="00E52B08">
      <w:pPr>
        <w:spacing w:after="0"/>
        <w:rPr>
          <w:rFonts w:ascii="Times New Roman" w:hAnsi="Times New Roman"/>
        </w:rPr>
      </w:pPr>
      <w:r>
        <w:rPr>
          <w:rFonts w:ascii="Times New Roman" w:hAnsi="Times New Roman"/>
        </w:rPr>
        <w:t>This is an observational retrospective cohort study</w:t>
      </w:r>
      <w:r w:rsidR="000540C9">
        <w:rPr>
          <w:rFonts w:ascii="Times New Roman" w:hAnsi="Times New Roman"/>
        </w:rPr>
        <w:t xml:space="preserve"> using the </w:t>
      </w:r>
      <w:r w:rsidR="00F66EB9">
        <w:rPr>
          <w:rFonts w:ascii="Times New Roman" w:hAnsi="Times New Roman"/>
        </w:rPr>
        <w:t xml:space="preserve">Controlled Tier of the </w:t>
      </w:r>
      <w:r w:rsidR="002A0680">
        <w:rPr>
          <w:rFonts w:ascii="Times New Roman" w:hAnsi="Times New Roman"/>
        </w:rPr>
        <w:t xml:space="preserve">All </w:t>
      </w:r>
      <w:r w:rsidR="00482516">
        <w:rPr>
          <w:rFonts w:ascii="Times New Roman" w:hAnsi="Times New Roman"/>
        </w:rPr>
        <w:t xml:space="preserve">of Us (AoU) </w:t>
      </w:r>
      <w:r w:rsidR="00F66EB9">
        <w:rPr>
          <w:rFonts w:ascii="Times New Roman" w:hAnsi="Times New Roman"/>
        </w:rPr>
        <w:t>Curated Data Repository version 9</w:t>
      </w:r>
      <w:r w:rsidR="000540C9">
        <w:rPr>
          <w:rFonts w:ascii="Times New Roman" w:hAnsi="Times New Roman"/>
        </w:rPr>
        <w:t xml:space="preserve">, which includes </w:t>
      </w:r>
      <w:r w:rsidR="0064247B">
        <w:rPr>
          <w:rFonts w:ascii="Times New Roman" w:hAnsi="Times New Roman"/>
        </w:rPr>
        <w:t xml:space="preserve">adult </w:t>
      </w:r>
      <w:r w:rsidR="000540C9">
        <w:rPr>
          <w:rFonts w:ascii="Times New Roman" w:hAnsi="Times New Roman"/>
        </w:rPr>
        <w:t>participants enrolled up to January 1, 2025. All 747,029 participants were included</w:t>
      </w:r>
      <w:r w:rsidR="004304CC">
        <w:rPr>
          <w:rFonts w:ascii="Times New Roman" w:hAnsi="Times New Roman"/>
        </w:rPr>
        <w:t>.</w:t>
      </w:r>
      <w:r w:rsidR="000540C9">
        <w:rPr>
          <w:rFonts w:ascii="Times New Roman" w:hAnsi="Times New Roman"/>
        </w:rPr>
        <w:t xml:space="preserve"> </w:t>
      </w:r>
      <w:commentRangeStart w:id="1"/>
      <w:r w:rsidR="001A241E">
        <w:rPr>
          <w:rFonts w:ascii="Times New Roman" w:hAnsi="Times New Roman"/>
        </w:rPr>
        <w:t>To account for diagnosis impurity, c</w:t>
      </w:r>
      <w:r w:rsidR="000D45C3">
        <w:rPr>
          <w:rFonts w:ascii="Times New Roman" w:hAnsi="Times New Roman"/>
        </w:rPr>
        <w:t xml:space="preserve">ases </w:t>
      </w:r>
      <w:r w:rsidR="00EA14DC">
        <w:rPr>
          <w:rFonts w:ascii="Times New Roman" w:hAnsi="Times New Roman"/>
        </w:rPr>
        <w:t xml:space="preserve">were defined </w:t>
      </w:r>
      <w:r w:rsidR="000D45C3">
        <w:rPr>
          <w:rFonts w:ascii="Times New Roman" w:hAnsi="Times New Roman"/>
        </w:rPr>
        <w:t xml:space="preserve">as participants with </w:t>
      </w:r>
      <w:r w:rsidR="00B800E2">
        <w:rPr>
          <w:rFonts w:ascii="Times New Roman" w:hAnsi="Times New Roman"/>
        </w:rPr>
        <w:t xml:space="preserve">two or more encounter dates with a </w:t>
      </w:r>
      <w:r w:rsidR="00A513C7">
        <w:rPr>
          <w:rFonts w:ascii="Times New Roman" w:hAnsi="Times New Roman"/>
        </w:rPr>
        <w:t xml:space="preserve">Observational Medical Outcomes Partnership (OMOP) </w:t>
      </w:r>
      <w:r w:rsidR="00C0750C">
        <w:rPr>
          <w:rFonts w:ascii="Times New Roman" w:hAnsi="Times New Roman"/>
        </w:rPr>
        <w:t>diagnosis code</w:t>
      </w:r>
      <w:r w:rsidR="00EA14DC">
        <w:rPr>
          <w:rFonts w:ascii="Times New Roman" w:hAnsi="Times New Roman"/>
        </w:rPr>
        <w:t xml:space="preserve"> of </w:t>
      </w:r>
      <w:r w:rsidR="009E2D5B">
        <w:rPr>
          <w:rFonts w:ascii="Times New Roman" w:hAnsi="Times New Roman"/>
        </w:rPr>
        <w:t>Osler hemorrhagic telangiectasia syndrome</w:t>
      </w:r>
      <w:r w:rsidR="00A72D3D">
        <w:rPr>
          <w:rFonts w:ascii="Times New Roman" w:hAnsi="Times New Roman"/>
        </w:rPr>
        <w:t xml:space="preserve"> (ID 313504)</w:t>
      </w:r>
      <w:r w:rsidR="000D45C3">
        <w:rPr>
          <w:rFonts w:ascii="Times New Roman" w:hAnsi="Times New Roman"/>
        </w:rPr>
        <w:t>, and controls were participants who had never been diagnosed</w:t>
      </w:r>
      <w:r w:rsidR="00EA14DC">
        <w:rPr>
          <w:rFonts w:ascii="Times New Roman" w:hAnsi="Times New Roman"/>
        </w:rPr>
        <w:t xml:space="preserve">. </w:t>
      </w:r>
      <w:commentRangeEnd w:id="1"/>
      <w:r w:rsidR="000D37AE">
        <w:rPr>
          <w:rStyle w:val="CommentReference"/>
          <w:rFonts w:ascii="Times New Roman" w:hAnsi="Times New Roman"/>
          <w:sz w:val="24"/>
          <w:szCs w:val="22"/>
        </w:rPr>
        <w:commentReference w:id="1"/>
      </w:r>
      <w:del w:id="2" w:author="Kevin Ma" w:date="2026-10-06T15:08:00Z" w16du:dateUtc="2026-10-06T19:08:00Z">
        <w:r w:rsidR="00B800E2" w:rsidDel="000D37AE">
          <w:rPr>
            <w:rFonts w:ascii="Times New Roman" w:hAnsi="Times New Roman"/>
          </w:rPr>
          <w:delText xml:space="preserve">97 participants had only one HHT diagnosis code </w:delText>
        </w:r>
        <w:r w:rsidR="00F50D15" w:rsidDel="000D37AE">
          <w:rPr>
            <w:rFonts w:ascii="Times New Roman" w:hAnsi="Times New Roman"/>
          </w:rPr>
          <w:delText xml:space="preserve">and were excluded from all analysis. </w:delText>
        </w:r>
      </w:del>
      <w:r w:rsidR="00EA14DC">
        <w:rPr>
          <w:rFonts w:ascii="Times New Roman" w:hAnsi="Times New Roman"/>
        </w:rPr>
        <w:t xml:space="preserve">OMOP </w:t>
      </w:r>
      <w:r w:rsidR="007B68C0">
        <w:rPr>
          <w:rFonts w:ascii="Times New Roman" w:hAnsi="Times New Roman"/>
        </w:rPr>
        <w:t xml:space="preserve">codes as well as </w:t>
      </w:r>
      <w:r w:rsidR="0057792E">
        <w:rPr>
          <w:rFonts w:ascii="Times New Roman" w:hAnsi="Times New Roman"/>
        </w:rPr>
        <w:t xml:space="preserve">concepts extracted from clinical notes using natural language processing </w:t>
      </w:r>
      <w:r w:rsidR="008F56D6">
        <w:rPr>
          <w:rFonts w:ascii="Times New Roman" w:hAnsi="Times New Roman"/>
        </w:rPr>
        <w:t xml:space="preserve">(NLP) </w:t>
      </w:r>
      <w:r w:rsidR="00C0750C">
        <w:rPr>
          <w:rFonts w:ascii="Times New Roman" w:hAnsi="Times New Roman"/>
        </w:rPr>
        <w:t xml:space="preserve">were used to </w:t>
      </w:r>
      <w:r w:rsidR="007B68C0">
        <w:rPr>
          <w:rFonts w:ascii="Times New Roman" w:hAnsi="Times New Roman"/>
        </w:rPr>
        <w:t>extract s</w:t>
      </w:r>
      <w:r w:rsidR="00FB0A0B">
        <w:rPr>
          <w:rFonts w:ascii="Times New Roman" w:hAnsi="Times New Roman"/>
        </w:rPr>
        <w:t>ymptom</w:t>
      </w:r>
      <w:r w:rsidR="00BA7EC0">
        <w:rPr>
          <w:rFonts w:ascii="Times New Roman" w:hAnsi="Times New Roman"/>
        </w:rPr>
        <w:t>s</w:t>
      </w:r>
      <w:r w:rsidR="007B68C0">
        <w:rPr>
          <w:rFonts w:ascii="Times New Roman" w:hAnsi="Times New Roman"/>
        </w:rPr>
        <w:t xml:space="preserve">, including </w:t>
      </w:r>
      <w:r w:rsidR="003A4243">
        <w:rPr>
          <w:rFonts w:ascii="Times New Roman" w:hAnsi="Times New Roman"/>
        </w:rPr>
        <w:t xml:space="preserve">epistaxis, </w:t>
      </w:r>
      <w:r w:rsidR="00DA332C">
        <w:rPr>
          <w:rFonts w:ascii="Times New Roman" w:hAnsi="Times New Roman"/>
        </w:rPr>
        <w:t>iron deficiency or anemia, and gastrointestinal (GI) bleed.</w:t>
      </w:r>
      <w:r w:rsidR="00FF34A7">
        <w:rPr>
          <w:rFonts w:ascii="Times New Roman" w:hAnsi="Times New Roman"/>
        </w:rPr>
        <w:t xml:space="preserve"> </w:t>
      </w:r>
      <w:r w:rsidR="007B68C0">
        <w:rPr>
          <w:rFonts w:ascii="Times New Roman" w:hAnsi="Times New Roman"/>
        </w:rPr>
        <w:t>Similar methods were used to extract m</w:t>
      </w:r>
      <w:r w:rsidR="00FB0A0B">
        <w:rPr>
          <w:rFonts w:ascii="Times New Roman" w:hAnsi="Times New Roman"/>
        </w:rPr>
        <w:t xml:space="preserve">edications </w:t>
      </w:r>
      <w:r w:rsidR="007B68C0">
        <w:rPr>
          <w:rFonts w:ascii="Times New Roman" w:hAnsi="Times New Roman"/>
        </w:rPr>
        <w:t>(</w:t>
      </w:r>
      <w:r w:rsidR="00FB0A0B">
        <w:rPr>
          <w:rFonts w:ascii="Times New Roman" w:hAnsi="Times New Roman"/>
        </w:rPr>
        <w:t>iron supplementation, folic acid, tranexamic acid, and bevacizumab</w:t>
      </w:r>
      <w:r w:rsidR="007B68C0">
        <w:rPr>
          <w:rFonts w:ascii="Times New Roman" w:hAnsi="Times New Roman"/>
        </w:rPr>
        <w:t>) and</w:t>
      </w:r>
      <w:r w:rsidR="00FB0A0B">
        <w:rPr>
          <w:rFonts w:ascii="Times New Roman" w:hAnsi="Times New Roman"/>
        </w:rPr>
        <w:t xml:space="preserve"> </w:t>
      </w:r>
      <w:r w:rsidR="007B68C0">
        <w:rPr>
          <w:rFonts w:ascii="Times New Roman" w:hAnsi="Times New Roman"/>
        </w:rPr>
        <w:t>p</w:t>
      </w:r>
      <w:r w:rsidR="005E60EB">
        <w:rPr>
          <w:rFonts w:ascii="Times New Roman" w:hAnsi="Times New Roman"/>
        </w:rPr>
        <w:t xml:space="preserve">rocedures </w:t>
      </w:r>
      <w:r w:rsidR="007B68C0">
        <w:rPr>
          <w:rFonts w:ascii="Times New Roman" w:hAnsi="Times New Roman"/>
        </w:rPr>
        <w:t>(</w:t>
      </w:r>
      <w:r w:rsidR="005E60EB">
        <w:rPr>
          <w:rFonts w:ascii="Times New Roman" w:hAnsi="Times New Roman"/>
        </w:rPr>
        <w:t>control of epistaxis and GI endoscopy</w:t>
      </w:r>
      <w:r w:rsidR="007B68C0">
        <w:rPr>
          <w:rFonts w:ascii="Times New Roman" w:hAnsi="Times New Roman"/>
        </w:rPr>
        <w:t>)</w:t>
      </w:r>
      <w:r w:rsidR="005E60EB">
        <w:rPr>
          <w:rFonts w:ascii="Times New Roman" w:hAnsi="Times New Roman"/>
        </w:rPr>
        <w:t>.</w:t>
      </w:r>
      <w:r w:rsidR="00357E4D">
        <w:rPr>
          <w:rFonts w:ascii="Times New Roman" w:hAnsi="Times New Roman"/>
        </w:rPr>
        <w:t xml:space="preserve"> Three-digit zip codes were collected from participants and used to map the</w:t>
      </w:r>
      <w:r w:rsidR="00AB153B">
        <w:rPr>
          <w:rFonts w:ascii="Times New Roman" w:hAnsi="Times New Roman"/>
        </w:rPr>
        <w:t>ir general</w:t>
      </w:r>
      <w:r w:rsidR="00357E4D">
        <w:rPr>
          <w:rFonts w:ascii="Times New Roman" w:hAnsi="Times New Roman"/>
        </w:rPr>
        <w:t xml:space="preserve"> geographic distribution.</w:t>
      </w:r>
      <w:r w:rsidR="00B76277">
        <w:rPr>
          <w:rFonts w:ascii="Times New Roman" w:hAnsi="Times New Roman"/>
        </w:rPr>
        <w:t xml:space="preserve"> </w:t>
      </w:r>
    </w:p>
    <w:p w14:paraId="78536A72" w14:textId="72A4EF74" w:rsidR="00D56FB5" w:rsidRDefault="00B76277" w:rsidP="00E52B08">
      <w:pPr>
        <w:spacing w:after="0"/>
        <w:rPr>
          <w:rFonts w:ascii="Times New Roman" w:hAnsi="Times New Roman"/>
        </w:rPr>
      </w:pPr>
      <w:r>
        <w:rPr>
          <w:rFonts w:ascii="Times New Roman" w:hAnsi="Times New Roman"/>
        </w:rPr>
        <w:lastRenderedPageBreak/>
        <w:t>Regarding statistical analysis, two-sided t-tests and Fisher’s exact tests were used to compare continuous and categorical variables, respectively.</w:t>
      </w:r>
      <w:r w:rsidR="007D6E66">
        <w:rPr>
          <w:rFonts w:ascii="Times New Roman" w:hAnsi="Times New Roman"/>
        </w:rPr>
        <w:t xml:space="preserve"> Benjamini-Hochberg procedure was used to adjust for multiple comparisons when applicable.</w:t>
      </w:r>
    </w:p>
    <w:p w14:paraId="0FCB2757" w14:textId="77777777" w:rsidR="00D56FB5" w:rsidRDefault="00D56FB5" w:rsidP="00E52B08">
      <w:pPr>
        <w:spacing w:after="0"/>
        <w:rPr>
          <w:rFonts w:ascii="Times New Roman" w:hAnsi="Times New Roman"/>
        </w:rPr>
      </w:pPr>
    </w:p>
    <w:p w14:paraId="417F16E5" w14:textId="4420F91A" w:rsidR="00D56FB5" w:rsidRPr="0064247B" w:rsidRDefault="00D56FB5" w:rsidP="00E52B08">
      <w:pPr>
        <w:spacing w:after="0"/>
        <w:rPr>
          <w:rFonts w:ascii="Times New Roman" w:hAnsi="Times New Roman"/>
          <w:b/>
          <w:bCs w:val="0"/>
        </w:rPr>
      </w:pPr>
      <w:r w:rsidRPr="00D56FB5">
        <w:rPr>
          <w:rFonts w:ascii="Times New Roman" w:hAnsi="Times New Roman"/>
          <w:b/>
          <w:bCs w:val="0"/>
        </w:rPr>
        <w:t>Results</w:t>
      </w:r>
    </w:p>
    <w:p w14:paraId="5566EB06" w14:textId="3E8C30C6" w:rsidR="00E1390C" w:rsidRDefault="0064247B" w:rsidP="00E52B08">
      <w:pPr>
        <w:spacing w:after="0"/>
        <w:rPr>
          <w:rFonts w:ascii="Times New Roman" w:hAnsi="Times New Roman"/>
        </w:rPr>
      </w:pPr>
      <w:r>
        <w:rPr>
          <w:rFonts w:ascii="Times New Roman" w:hAnsi="Times New Roman"/>
        </w:rPr>
        <w:t xml:space="preserve">Of the 747,029 participants, </w:t>
      </w:r>
      <w:r w:rsidR="00AB5CAE">
        <w:rPr>
          <w:rFonts w:ascii="Times New Roman" w:hAnsi="Times New Roman"/>
        </w:rPr>
        <w:t>260</w:t>
      </w:r>
      <w:r>
        <w:rPr>
          <w:rFonts w:ascii="Times New Roman" w:hAnsi="Times New Roman"/>
        </w:rPr>
        <w:t xml:space="preserve"> (</w:t>
      </w:r>
      <w:r w:rsidR="00A513C7">
        <w:rPr>
          <w:rFonts w:ascii="Times New Roman" w:hAnsi="Times New Roman"/>
        </w:rPr>
        <w:t xml:space="preserve">0.0003%) carried </w:t>
      </w:r>
      <w:r w:rsidR="00AB5CAE">
        <w:rPr>
          <w:rFonts w:ascii="Times New Roman" w:hAnsi="Times New Roman"/>
        </w:rPr>
        <w:t>at least one</w:t>
      </w:r>
      <w:r w:rsidR="00A513C7">
        <w:rPr>
          <w:rFonts w:ascii="Times New Roman" w:hAnsi="Times New Roman"/>
        </w:rPr>
        <w:t xml:space="preserve"> diagnosis of HHT</w:t>
      </w:r>
      <w:r w:rsidR="00045558">
        <w:rPr>
          <w:rFonts w:ascii="Times New Roman" w:hAnsi="Times New Roman"/>
        </w:rPr>
        <w:t xml:space="preserve">, or approximately </w:t>
      </w:r>
      <w:r w:rsidR="005F17F7">
        <w:rPr>
          <w:rFonts w:ascii="Times New Roman" w:hAnsi="Times New Roman"/>
        </w:rPr>
        <w:t>1 in 2</w:t>
      </w:r>
      <w:r w:rsidR="000463F8">
        <w:rPr>
          <w:rFonts w:ascii="Times New Roman" w:hAnsi="Times New Roman"/>
        </w:rPr>
        <w:t>,</w:t>
      </w:r>
      <w:r w:rsidR="005F17F7">
        <w:rPr>
          <w:rFonts w:ascii="Times New Roman" w:hAnsi="Times New Roman"/>
        </w:rPr>
        <w:t>873</w:t>
      </w:r>
      <w:r w:rsidR="000463F8">
        <w:rPr>
          <w:rFonts w:ascii="Times New Roman" w:hAnsi="Times New Roman"/>
        </w:rPr>
        <w:t xml:space="preserve">. </w:t>
      </w:r>
      <w:del w:id="3" w:author="Kevin Ma" w:date="2026-10-06T15:33:00Z" w16du:dateUtc="2026-10-06T19:33:00Z">
        <w:r w:rsidR="000463F8" w:rsidDel="00CC1C3A">
          <w:rPr>
            <w:rFonts w:ascii="Times New Roman" w:hAnsi="Times New Roman"/>
          </w:rPr>
          <w:delText>Of these,</w:delText>
        </w:r>
        <w:r w:rsidR="00AB5CAE" w:rsidDel="00CC1C3A">
          <w:rPr>
            <w:rFonts w:ascii="Times New Roman" w:hAnsi="Times New Roman"/>
          </w:rPr>
          <w:delText xml:space="preserve"> </w:delText>
        </w:r>
        <w:r w:rsidR="007D6D0B" w:rsidDel="00CC1C3A">
          <w:rPr>
            <w:rFonts w:ascii="Times New Roman" w:hAnsi="Times New Roman"/>
          </w:rPr>
          <w:delText>97 carried only one diagnosis and were excluded</w:delText>
        </w:r>
        <w:r w:rsidR="001A241E" w:rsidDel="00CC1C3A">
          <w:rPr>
            <w:rFonts w:ascii="Times New Roman" w:hAnsi="Times New Roman"/>
          </w:rPr>
          <w:delText>.</w:delText>
        </w:r>
        <w:r w:rsidR="007D6D0B" w:rsidDel="00CC1C3A">
          <w:rPr>
            <w:rFonts w:ascii="Times New Roman" w:hAnsi="Times New Roman"/>
          </w:rPr>
          <w:delText xml:space="preserve"> </w:delText>
        </w:r>
        <w:r w:rsidR="001A241E" w:rsidDel="00CC1C3A">
          <w:rPr>
            <w:rFonts w:ascii="Times New Roman" w:hAnsi="Times New Roman"/>
          </w:rPr>
          <w:delText>T</w:delText>
        </w:r>
        <w:r w:rsidR="007D6D0B" w:rsidDel="00CC1C3A">
          <w:rPr>
            <w:rFonts w:ascii="Times New Roman" w:hAnsi="Times New Roman"/>
          </w:rPr>
          <w:delText xml:space="preserve">he remaining </w:delText>
        </w:r>
        <w:r w:rsidR="00AB5CAE" w:rsidDel="00CC1C3A">
          <w:rPr>
            <w:rFonts w:ascii="Times New Roman" w:hAnsi="Times New Roman"/>
          </w:rPr>
          <w:delText>163 (0.0002%</w:delText>
        </w:r>
        <w:r w:rsidR="000463F8" w:rsidDel="00CC1C3A">
          <w:rPr>
            <w:rFonts w:ascii="Times New Roman" w:hAnsi="Times New Roman"/>
          </w:rPr>
          <w:delText xml:space="preserve"> of the entire cohort</w:delText>
        </w:r>
        <w:r w:rsidR="00AB5CAE" w:rsidDel="00CC1C3A">
          <w:rPr>
            <w:rFonts w:ascii="Times New Roman" w:hAnsi="Times New Roman"/>
          </w:rPr>
          <w:delText>) carried at least two</w:delText>
        </w:r>
        <w:r w:rsidR="00FF2383" w:rsidDel="00CC1C3A">
          <w:rPr>
            <w:rFonts w:ascii="Times New Roman" w:hAnsi="Times New Roman"/>
          </w:rPr>
          <w:delText xml:space="preserve"> </w:delText>
        </w:r>
        <w:r w:rsidR="00AB5CAE" w:rsidDel="00CC1C3A">
          <w:rPr>
            <w:rFonts w:ascii="Times New Roman" w:hAnsi="Times New Roman"/>
          </w:rPr>
          <w:delText xml:space="preserve">diagnoses, or approximately </w:delText>
        </w:r>
        <w:r w:rsidR="0084469F" w:rsidDel="00CC1C3A">
          <w:rPr>
            <w:rFonts w:ascii="Times New Roman" w:hAnsi="Times New Roman"/>
          </w:rPr>
          <w:delText>1 in 4</w:delText>
        </w:r>
        <w:r w:rsidR="000463F8" w:rsidDel="00CC1C3A">
          <w:rPr>
            <w:rFonts w:ascii="Times New Roman" w:hAnsi="Times New Roman"/>
          </w:rPr>
          <w:delText>,</w:delText>
        </w:r>
        <w:r w:rsidR="0084469F" w:rsidDel="00CC1C3A">
          <w:rPr>
            <w:rFonts w:ascii="Times New Roman" w:hAnsi="Times New Roman"/>
          </w:rPr>
          <w:delText>5</w:delText>
        </w:r>
        <w:r w:rsidR="000463F8" w:rsidDel="00CC1C3A">
          <w:rPr>
            <w:rFonts w:ascii="Times New Roman" w:hAnsi="Times New Roman"/>
          </w:rPr>
          <w:delText xml:space="preserve">83. </w:delText>
        </w:r>
      </w:del>
      <w:r w:rsidR="00FF2383">
        <w:rPr>
          <w:rFonts w:ascii="Times New Roman" w:hAnsi="Times New Roman"/>
        </w:rPr>
        <w:t xml:space="preserve">The average age of </w:t>
      </w:r>
      <w:r w:rsidR="001A241E">
        <w:rPr>
          <w:rFonts w:ascii="Times New Roman" w:hAnsi="Times New Roman"/>
        </w:rPr>
        <w:t xml:space="preserve">participants with HHT </w:t>
      </w:r>
      <w:r w:rsidR="00BA7EC0">
        <w:rPr>
          <w:rFonts w:ascii="Times New Roman" w:hAnsi="Times New Roman"/>
        </w:rPr>
        <w:t xml:space="preserve">was </w:t>
      </w:r>
      <w:r w:rsidR="00685663">
        <w:rPr>
          <w:rFonts w:ascii="Times New Roman" w:hAnsi="Times New Roman"/>
        </w:rPr>
        <w:t>6</w:t>
      </w:r>
      <w:r w:rsidR="002E00C9">
        <w:rPr>
          <w:rFonts w:ascii="Times New Roman" w:hAnsi="Times New Roman"/>
        </w:rPr>
        <w:t>4.1</w:t>
      </w:r>
      <w:r w:rsidR="00685663">
        <w:rPr>
          <w:rFonts w:ascii="Times New Roman" w:hAnsi="Times New Roman"/>
        </w:rPr>
        <w:t xml:space="preserve"> </w:t>
      </w:r>
      <w:r w:rsidR="002B55D5">
        <w:rPr>
          <w:rFonts w:ascii="Times New Roman" w:hAnsi="Times New Roman"/>
        </w:rPr>
        <w:t xml:space="preserve">years </w:t>
      </w:r>
      <w:r w:rsidR="00685663">
        <w:rPr>
          <w:rFonts w:ascii="Times New Roman" w:hAnsi="Times New Roman"/>
        </w:rPr>
        <w:t>(standard deviation [SD] 1</w:t>
      </w:r>
      <w:r w:rsidR="000A24F4">
        <w:rPr>
          <w:rFonts w:ascii="Times New Roman" w:hAnsi="Times New Roman"/>
        </w:rPr>
        <w:t>6.4</w:t>
      </w:r>
      <w:r w:rsidR="00685663">
        <w:rPr>
          <w:rFonts w:ascii="Times New Roman" w:hAnsi="Times New Roman"/>
        </w:rPr>
        <w:t>)</w:t>
      </w:r>
      <w:r w:rsidR="00D30060">
        <w:rPr>
          <w:rFonts w:ascii="Times New Roman" w:hAnsi="Times New Roman"/>
        </w:rPr>
        <w:t xml:space="preserve">, </w:t>
      </w:r>
      <w:r w:rsidR="00997F94">
        <w:rPr>
          <w:rFonts w:ascii="Times New Roman" w:hAnsi="Times New Roman"/>
        </w:rPr>
        <w:t xml:space="preserve">significantly older than </w:t>
      </w:r>
      <w:r w:rsidR="00F628B1">
        <w:rPr>
          <w:rFonts w:ascii="Times New Roman" w:hAnsi="Times New Roman"/>
        </w:rPr>
        <w:t xml:space="preserve">controls </w:t>
      </w:r>
      <w:r w:rsidR="00997F94">
        <w:rPr>
          <w:rFonts w:ascii="Times New Roman" w:hAnsi="Times New Roman"/>
        </w:rPr>
        <w:t>(</w:t>
      </w:r>
      <w:r w:rsidR="00D30060">
        <w:rPr>
          <w:rFonts w:ascii="Times New Roman" w:hAnsi="Times New Roman"/>
        </w:rPr>
        <w:t>56.</w:t>
      </w:r>
      <w:r w:rsidR="002E00C9">
        <w:rPr>
          <w:rFonts w:ascii="Times New Roman" w:hAnsi="Times New Roman"/>
        </w:rPr>
        <w:t>1</w:t>
      </w:r>
      <w:r w:rsidR="00D30060">
        <w:rPr>
          <w:rFonts w:ascii="Times New Roman" w:hAnsi="Times New Roman"/>
        </w:rPr>
        <w:t xml:space="preserve"> </w:t>
      </w:r>
      <w:r w:rsidR="00997F94">
        <w:rPr>
          <w:rFonts w:ascii="Times New Roman" w:hAnsi="Times New Roman"/>
        </w:rPr>
        <w:t>years [</w:t>
      </w:r>
      <w:r w:rsidR="00D30060">
        <w:rPr>
          <w:rFonts w:ascii="Times New Roman" w:hAnsi="Times New Roman"/>
        </w:rPr>
        <w:t>SD 17.2</w:t>
      </w:r>
      <w:r w:rsidR="00997F94">
        <w:rPr>
          <w:rFonts w:ascii="Times New Roman" w:hAnsi="Times New Roman"/>
        </w:rPr>
        <w:t>], p&lt;0.001</w:t>
      </w:r>
      <w:r w:rsidR="00D30060">
        <w:rPr>
          <w:rFonts w:ascii="Times New Roman" w:hAnsi="Times New Roman"/>
        </w:rPr>
        <w:t>)</w:t>
      </w:r>
      <w:r w:rsidR="00B7019C">
        <w:rPr>
          <w:rFonts w:ascii="Times New Roman" w:hAnsi="Times New Roman"/>
        </w:rPr>
        <w:t xml:space="preserve"> (</w:t>
      </w:r>
      <w:r w:rsidR="00B7019C" w:rsidRPr="00B7019C">
        <w:rPr>
          <w:rFonts w:ascii="Times New Roman" w:hAnsi="Times New Roman"/>
          <w:b/>
          <w:bCs w:val="0"/>
        </w:rPr>
        <w:t>Table 1</w:t>
      </w:r>
      <w:r w:rsidR="00B7019C">
        <w:rPr>
          <w:rFonts w:ascii="Times New Roman" w:hAnsi="Times New Roman"/>
        </w:rPr>
        <w:t>)</w:t>
      </w:r>
      <w:r w:rsidR="00997F94">
        <w:rPr>
          <w:rFonts w:ascii="Times New Roman" w:hAnsi="Times New Roman"/>
        </w:rPr>
        <w:t>.</w:t>
      </w:r>
      <w:r w:rsidR="00D30060">
        <w:rPr>
          <w:rFonts w:ascii="Times New Roman" w:hAnsi="Times New Roman"/>
        </w:rPr>
        <w:t xml:space="preserve"> </w:t>
      </w:r>
      <w:r w:rsidR="00997F94">
        <w:rPr>
          <w:rFonts w:ascii="Times New Roman" w:hAnsi="Times New Roman"/>
        </w:rPr>
        <w:t>Among the participants with HHT,</w:t>
      </w:r>
      <w:r w:rsidR="000F7C72">
        <w:rPr>
          <w:rFonts w:ascii="Times New Roman" w:hAnsi="Times New Roman"/>
        </w:rPr>
        <w:t xml:space="preserve"> </w:t>
      </w:r>
      <w:r w:rsidR="00D30060">
        <w:rPr>
          <w:rFonts w:ascii="Times New Roman" w:hAnsi="Times New Roman"/>
        </w:rPr>
        <w:t>73.1%</w:t>
      </w:r>
      <w:r w:rsidR="000F7C72">
        <w:rPr>
          <w:rFonts w:ascii="Times New Roman" w:hAnsi="Times New Roman"/>
        </w:rPr>
        <w:t xml:space="preserve"> (n=1</w:t>
      </w:r>
      <w:r w:rsidR="00AF2DE2">
        <w:rPr>
          <w:rFonts w:ascii="Times New Roman" w:hAnsi="Times New Roman"/>
        </w:rPr>
        <w:t>19</w:t>
      </w:r>
      <w:r w:rsidR="000F7C72">
        <w:rPr>
          <w:rFonts w:ascii="Times New Roman" w:hAnsi="Times New Roman"/>
        </w:rPr>
        <w:t>)</w:t>
      </w:r>
      <w:r w:rsidR="00D30060">
        <w:rPr>
          <w:rFonts w:ascii="Times New Roman" w:hAnsi="Times New Roman"/>
        </w:rPr>
        <w:t xml:space="preserve"> were </w:t>
      </w:r>
      <w:r w:rsidR="00997F94">
        <w:rPr>
          <w:rFonts w:ascii="Times New Roman" w:hAnsi="Times New Roman"/>
        </w:rPr>
        <w:t xml:space="preserve">female, </w:t>
      </w:r>
      <w:r w:rsidR="00EA14DC">
        <w:rPr>
          <w:rFonts w:ascii="Times New Roman" w:hAnsi="Times New Roman"/>
        </w:rPr>
        <w:t xml:space="preserve">significantly more than the </w:t>
      </w:r>
      <w:r w:rsidR="00085C41">
        <w:rPr>
          <w:rFonts w:ascii="Times New Roman" w:hAnsi="Times New Roman"/>
        </w:rPr>
        <w:t>control group (</w:t>
      </w:r>
      <w:r w:rsidR="00EA14DC">
        <w:rPr>
          <w:rFonts w:ascii="Times New Roman" w:hAnsi="Times New Roman"/>
        </w:rPr>
        <w:t>61.7%</w:t>
      </w:r>
      <w:r w:rsidR="00085C41">
        <w:rPr>
          <w:rFonts w:ascii="Times New Roman" w:hAnsi="Times New Roman"/>
        </w:rPr>
        <w:t xml:space="preserve">, </w:t>
      </w:r>
      <w:r w:rsidR="00F628B1">
        <w:rPr>
          <w:rFonts w:ascii="Times New Roman" w:hAnsi="Times New Roman"/>
        </w:rPr>
        <w:t>p</w:t>
      </w:r>
      <w:r w:rsidR="00B15B35">
        <w:rPr>
          <w:rFonts w:ascii="Times New Roman" w:hAnsi="Times New Roman"/>
        </w:rPr>
        <w:t>&lt;0.001</w:t>
      </w:r>
      <w:r w:rsidR="00F628B1">
        <w:rPr>
          <w:rFonts w:ascii="Times New Roman" w:hAnsi="Times New Roman"/>
        </w:rPr>
        <w:t>)</w:t>
      </w:r>
      <w:r w:rsidR="00085C41">
        <w:rPr>
          <w:rFonts w:ascii="Times New Roman" w:hAnsi="Times New Roman"/>
        </w:rPr>
        <w:t xml:space="preserve">, and </w:t>
      </w:r>
      <w:r w:rsidR="00B7019C">
        <w:rPr>
          <w:rFonts w:ascii="Times New Roman" w:hAnsi="Times New Roman"/>
        </w:rPr>
        <w:t>6</w:t>
      </w:r>
      <w:r w:rsidR="00B15B35">
        <w:rPr>
          <w:rFonts w:ascii="Times New Roman" w:hAnsi="Times New Roman"/>
        </w:rPr>
        <w:t>9.2</w:t>
      </w:r>
      <w:r w:rsidR="00B7019C">
        <w:rPr>
          <w:rFonts w:ascii="Times New Roman" w:hAnsi="Times New Roman"/>
        </w:rPr>
        <w:t>% were white (vs 56.0% among controls, p</w:t>
      </w:r>
      <w:r w:rsidR="00B15B35">
        <w:rPr>
          <w:rFonts w:ascii="Times New Roman" w:hAnsi="Times New Roman"/>
        </w:rPr>
        <w:t>&lt;0.001</w:t>
      </w:r>
      <w:r w:rsidR="00B7019C">
        <w:rPr>
          <w:rFonts w:ascii="Times New Roman" w:hAnsi="Times New Roman"/>
        </w:rPr>
        <w:t>).</w:t>
      </w:r>
    </w:p>
    <w:p w14:paraId="205EA614" w14:textId="77777777" w:rsidR="00373B63" w:rsidRDefault="00373B63" w:rsidP="00E52B08">
      <w:pPr>
        <w:spacing w:after="0"/>
        <w:rPr>
          <w:rFonts w:ascii="Times New Roman" w:hAnsi="Times New Roman"/>
        </w:rPr>
      </w:pPr>
    </w:p>
    <w:p w14:paraId="4B0C91F1" w14:textId="15797F8F" w:rsidR="000768FE" w:rsidRDefault="000768FE" w:rsidP="00E52B08">
      <w:pPr>
        <w:spacing w:after="0"/>
        <w:rPr>
          <w:rFonts w:ascii="Times New Roman" w:hAnsi="Times New Roman"/>
        </w:rPr>
      </w:pPr>
      <w:r>
        <w:rPr>
          <w:rFonts w:ascii="Times New Roman" w:hAnsi="Times New Roman"/>
        </w:rPr>
        <w:t xml:space="preserve">From 2000-2004, the incidence of HHT was </w:t>
      </w:r>
      <w:r w:rsidR="000F3924">
        <w:rPr>
          <w:rFonts w:ascii="Times New Roman" w:hAnsi="Times New Roman"/>
        </w:rPr>
        <w:t>2 people/year; it was 2.4 in 2005-2009, 10.0 in 2010-2014, 19.4 in 2015-2019</w:t>
      </w:r>
      <w:r w:rsidR="00BD2F63">
        <w:rPr>
          <w:rFonts w:ascii="Times New Roman" w:hAnsi="Times New Roman"/>
        </w:rPr>
        <w:t>, and 16.0 in 2020-2024 (the end of data).</w:t>
      </w:r>
      <w:r w:rsidR="000F3924">
        <w:rPr>
          <w:rFonts w:ascii="Times New Roman" w:hAnsi="Times New Roman"/>
        </w:rPr>
        <w:t xml:space="preserve"> </w:t>
      </w:r>
    </w:p>
    <w:p w14:paraId="245A97EA" w14:textId="77777777" w:rsidR="000768FE" w:rsidRDefault="000768FE" w:rsidP="00E52B08">
      <w:pPr>
        <w:spacing w:after="0"/>
        <w:rPr>
          <w:rFonts w:ascii="Times New Roman" w:hAnsi="Times New Roman"/>
        </w:rPr>
      </w:pPr>
    </w:p>
    <w:p w14:paraId="56812052" w14:textId="05540E30" w:rsidR="0033570F" w:rsidRDefault="002044FF" w:rsidP="00E52B08">
      <w:pPr>
        <w:spacing w:after="0"/>
        <w:rPr>
          <w:rFonts w:ascii="Times New Roman" w:hAnsi="Times New Roman"/>
        </w:rPr>
      </w:pPr>
      <w:r>
        <w:rPr>
          <w:rFonts w:ascii="Times New Roman" w:hAnsi="Times New Roman"/>
        </w:rPr>
        <w:t>All HHT-related symptoms were significantly more common in the HHT group compared to the control group (adjusted p&lt;0.001)</w:t>
      </w:r>
      <w:r w:rsidR="00836301">
        <w:rPr>
          <w:rFonts w:ascii="Times New Roman" w:hAnsi="Times New Roman"/>
        </w:rPr>
        <w:t xml:space="preserve"> (</w:t>
      </w:r>
      <w:r w:rsidR="00836301" w:rsidRPr="00836301">
        <w:rPr>
          <w:rFonts w:ascii="Times New Roman" w:hAnsi="Times New Roman"/>
          <w:b/>
          <w:bCs w:val="0"/>
        </w:rPr>
        <w:t>Table 2</w:t>
      </w:r>
      <w:r w:rsidR="00836301">
        <w:rPr>
          <w:rFonts w:ascii="Times New Roman" w:hAnsi="Times New Roman"/>
        </w:rPr>
        <w:t>)</w:t>
      </w:r>
      <w:r>
        <w:rPr>
          <w:rFonts w:ascii="Times New Roman" w:hAnsi="Times New Roman"/>
        </w:rPr>
        <w:t xml:space="preserve">. </w:t>
      </w:r>
      <w:r w:rsidR="00A417D3">
        <w:rPr>
          <w:rFonts w:ascii="Times New Roman" w:hAnsi="Times New Roman"/>
        </w:rPr>
        <w:t>Anemia/iron deficiency was the most common symptom</w:t>
      </w:r>
      <w:r w:rsidR="00C7701D">
        <w:rPr>
          <w:rFonts w:ascii="Times New Roman" w:hAnsi="Times New Roman"/>
        </w:rPr>
        <w:t xml:space="preserve">, with a prevalence of </w:t>
      </w:r>
      <w:r w:rsidR="00436596">
        <w:rPr>
          <w:rFonts w:ascii="Times New Roman" w:hAnsi="Times New Roman"/>
        </w:rPr>
        <w:t>66.5</w:t>
      </w:r>
      <w:r w:rsidR="00C7701D">
        <w:rPr>
          <w:rFonts w:ascii="Times New Roman" w:hAnsi="Times New Roman"/>
        </w:rPr>
        <w:t xml:space="preserve">% among the </w:t>
      </w:r>
      <w:r w:rsidR="00105E3B">
        <w:rPr>
          <w:rFonts w:ascii="Times New Roman" w:hAnsi="Times New Roman"/>
        </w:rPr>
        <w:t xml:space="preserve">HHT </w:t>
      </w:r>
      <w:r w:rsidR="00C7701D">
        <w:rPr>
          <w:rFonts w:ascii="Times New Roman" w:hAnsi="Times New Roman"/>
        </w:rPr>
        <w:t>cohort</w:t>
      </w:r>
      <w:r w:rsidR="009219FB">
        <w:rPr>
          <w:rFonts w:ascii="Times New Roman" w:hAnsi="Times New Roman"/>
        </w:rPr>
        <w:t xml:space="preserve"> </w:t>
      </w:r>
      <w:r w:rsidR="007912E1">
        <w:rPr>
          <w:rFonts w:ascii="Times New Roman" w:hAnsi="Times New Roman"/>
        </w:rPr>
        <w:t>versus</w:t>
      </w:r>
      <w:r w:rsidR="009219FB">
        <w:rPr>
          <w:rFonts w:ascii="Times New Roman" w:hAnsi="Times New Roman"/>
        </w:rPr>
        <w:t xml:space="preserve"> </w:t>
      </w:r>
      <w:r w:rsidR="000960A5">
        <w:rPr>
          <w:rFonts w:ascii="Times New Roman" w:hAnsi="Times New Roman"/>
        </w:rPr>
        <w:t>20.1% among controls</w:t>
      </w:r>
      <w:r w:rsidR="007912E1">
        <w:rPr>
          <w:rFonts w:ascii="Times New Roman" w:hAnsi="Times New Roman"/>
        </w:rPr>
        <w:t>, followed by epistaxis (</w:t>
      </w:r>
      <w:r w:rsidR="00152D5A">
        <w:rPr>
          <w:rFonts w:ascii="Times New Roman" w:hAnsi="Times New Roman"/>
        </w:rPr>
        <w:t>35.8</w:t>
      </w:r>
      <w:r w:rsidR="00134545">
        <w:rPr>
          <w:rFonts w:ascii="Times New Roman" w:hAnsi="Times New Roman"/>
        </w:rPr>
        <w:t xml:space="preserve">% </w:t>
      </w:r>
      <w:r w:rsidR="007912E1">
        <w:rPr>
          <w:rFonts w:ascii="Times New Roman" w:hAnsi="Times New Roman"/>
        </w:rPr>
        <w:t xml:space="preserve">vs </w:t>
      </w:r>
      <w:r w:rsidR="00781987">
        <w:rPr>
          <w:rFonts w:ascii="Times New Roman" w:hAnsi="Times New Roman"/>
        </w:rPr>
        <w:t>2.6%</w:t>
      </w:r>
      <w:r w:rsidR="007912E1">
        <w:rPr>
          <w:rFonts w:ascii="Times New Roman" w:hAnsi="Times New Roman"/>
        </w:rPr>
        <w:t>)</w:t>
      </w:r>
      <w:r w:rsidR="000C1861">
        <w:rPr>
          <w:rFonts w:ascii="Times New Roman" w:hAnsi="Times New Roman"/>
        </w:rPr>
        <w:t xml:space="preserve">, </w:t>
      </w:r>
      <w:r w:rsidR="001D359A">
        <w:rPr>
          <w:rFonts w:ascii="Times New Roman" w:hAnsi="Times New Roman"/>
        </w:rPr>
        <w:t xml:space="preserve">GI bleeding </w:t>
      </w:r>
      <w:r w:rsidR="000C1861">
        <w:rPr>
          <w:rFonts w:ascii="Times New Roman" w:hAnsi="Times New Roman"/>
        </w:rPr>
        <w:t>(</w:t>
      </w:r>
      <w:r w:rsidR="001D359A">
        <w:rPr>
          <w:rFonts w:ascii="Times New Roman" w:hAnsi="Times New Roman"/>
        </w:rPr>
        <w:t>3</w:t>
      </w:r>
      <w:r w:rsidR="00152D5A">
        <w:rPr>
          <w:rFonts w:ascii="Times New Roman" w:hAnsi="Times New Roman"/>
        </w:rPr>
        <w:t>0.8</w:t>
      </w:r>
      <w:r w:rsidR="001D359A">
        <w:rPr>
          <w:rFonts w:ascii="Times New Roman" w:hAnsi="Times New Roman"/>
        </w:rPr>
        <w:t xml:space="preserve">% </w:t>
      </w:r>
      <w:r w:rsidR="000C1861">
        <w:rPr>
          <w:rFonts w:ascii="Times New Roman" w:hAnsi="Times New Roman"/>
        </w:rPr>
        <w:t xml:space="preserve">vs </w:t>
      </w:r>
      <w:r w:rsidR="001D359A">
        <w:rPr>
          <w:rFonts w:ascii="Times New Roman" w:hAnsi="Times New Roman"/>
        </w:rPr>
        <w:t>7.7%</w:t>
      </w:r>
      <w:r w:rsidR="000C1861">
        <w:rPr>
          <w:rFonts w:ascii="Times New Roman" w:hAnsi="Times New Roman"/>
        </w:rPr>
        <w:t>), p</w:t>
      </w:r>
      <w:r w:rsidR="00305322">
        <w:rPr>
          <w:rFonts w:ascii="Times New Roman" w:hAnsi="Times New Roman"/>
        </w:rPr>
        <w:t>ulmonary AVMs</w:t>
      </w:r>
      <w:r w:rsidR="000C1861">
        <w:rPr>
          <w:rFonts w:ascii="Times New Roman" w:hAnsi="Times New Roman"/>
        </w:rPr>
        <w:t>, (</w:t>
      </w:r>
      <w:r w:rsidR="00305322">
        <w:rPr>
          <w:rFonts w:ascii="Times New Roman" w:hAnsi="Times New Roman"/>
        </w:rPr>
        <w:t>1</w:t>
      </w:r>
      <w:r w:rsidR="009C7DB5">
        <w:rPr>
          <w:rFonts w:ascii="Times New Roman" w:hAnsi="Times New Roman"/>
        </w:rPr>
        <w:t>1.9</w:t>
      </w:r>
      <w:r w:rsidR="00305322">
        <w:rPr>
          <w:rFonts w:ascii="Times New Roman" w:hAnsi="Times New Roman"/>
        </w:rPr>
        <w:t>%</w:t>
      </w:r>
      <w:r w:rsidR="000C1861">
        <w:rPr>
          <w:rFonts w:ascii="Times New Roman" w:hAnsi="Times New Roman"/>
        </w:rPr>
        <w:t xml:space="preserve"> vs</w:t>
      </w:r>
      <w:r w:rsidR="00305322">
        <w:rPr>
          <w:rFonts w:ascii="Times New Roman" w:hAnsi="Times New Roman"/>
        </w:rPr>
        <w:t xml:space="preserve"> </w:t>
      </w:r>
      <w:r w:rsidR="00D25C1A">
        <w:rPr>
          <w:rFonts w:ascii="Times New Roman" w:hAnsi="Times New Roman"/>
        </w:rPr>
        <w:t>&lt;0.1%</w:t>
      </w:r>
      <w:r w:rsidR="000C1861">
        <w:rPr>
          <w:rFonts w:ascii="Times New Roman" w:hAnsi="Times New Roman"/>
        </w:rPr>
        <w:t>), cerebral AVMs (</w:t>
      </w:r>
      <w:r w:rsidR="00DD6190">
        <w:rPr>
          <w:rFonts w:ascii="Times New Roman" w:hAnsi="Times New Roman"/>
        </w:rPr>
        <w:t>5.8</w:t>
      </w:r>
      <w:r w:rsidR="000C1861">
        <w:rPr>
          <w:rFonts w:ascii="Times New Roman" w:hAnsi="Times New Roman"/>
        </w:rPr>
        <w:t>% vs 0.2%)</w:t>
      </w:r>
      <w:r w:rsidR="0072120A">
        <w:rPr>
          <w:rFonts w:ascii="Times New Roman" w:hAnsi="Times New Roman"/>
        </w:rPr>
        <w:t>.</w:t>
      </w:r>
    </w:p>
    <w:p w14:paraId="51FE80AE" w14:textId="77777777" w:rsidR="0033570F" w:rsidRDefault="0033570F" w:rsidP="00E52B08">
      <w:pPr>
        <w:spacing w:after="0"/>
        <w:rPr>
          <w:rFonts w:ascii="Times New Roman" w:hAnsi="Times New Roman"/>
        </w:rPr>
      </w:pPr>
    </w:p>
    <w:p w14:paraId="4AA74D26" w14:textId="7CEE24F0" w:rsidR="00413CB8" w:rsidRDefault="0033570F" w:rsidP="00E52B08">
      <w:pPr>
        <w:spacing w:after="0"/>
        <w:rPr>
          <w:rFonts w:ascii="Times New Roman" w:hAnsi="Times New Roman"/>
        </w:rPr>
      </w:pPr>
      <w:r>
        <w:rPr>
          <w:rFonts w:ascii="Times New Roman" w:hAnsi="Times New Roman"/>
        </w:rPr>
        <w:t xml:space="preserve">Among HHT participants, </w:t>
      </w:r>
      <w:r w:rsidR="008E32AC">
        <w:rPr>
          <w:rFonts w:ascii="Times New Roman" w:hAnsi="Times New Roman"/>
        </w:rPr>
        <w:t xml:space="preserve">anemia/iron deficiency was first coded </w:t>
      </w:r>
      <w:r w:rsidR="005B0DD0">
        <w:rPr>
          <w:rFonts w:ascii="Times New Roman" w:hAnsi="Times New Roman"/>
        </w:rPr>
        <w:t xml:space="preserve">at a median age of </w:t>
      </w:r>
      <w:r w:rsidR="008E32AC">
        <w:rPr>
          <w:rFonts w:ascii="Times New Roman" w:hAnsi="Times New Roman"/>
        </w:rPr>
        <w:t>55 years (interquartile range [IQR]</w:t>
      </w:r>
      <w:r w:rsidR="005B0DD0">
        <w:rPr>
          <w:rFonts w:ascii="Times New Roman" w:hAnsi="Times New Roman"/>
        </w:rPr>
        <w:t xml:space="preserve"> 41-6</w:t>
      </w:r>
      <w:r w:rsidR="00DD6190">
        <w:rPr>
          <w:rFonts w:ascii="Times New Roman" w:hAnsi="Times New Roman"/>
        </w:rPr>
        <w:t>6</w:t>
      </w:r>
      <w:r w:rsidR="005B0DD0">
        <w:rPr>
          <w:rFonts w:ascii="Times New Roman" w:hAnsi="Times New Roman"/>
        </w:rPr>
        <w:t>),</w:t>
      </w:r>
      <w:r w:rsidR="008E32AC">
        <w:rPr>
          <w:rFonts w:ascii="Times New Roman" w:hAnsi="Times New Roman"/>
        </w:rPr>
        <w:t xml:space="preserve"> </w:t>
      </w:r>
      <w:r w:rsidR="000E41D7">
        <w:rPr>
          <w:rFonts w:ascii="Times New Roman" w:hAnsi="Times New Roman"/>
        </w:rPr>
        <w:t xml:space="preserve">epistaxis </w:t>
      </w:r>
      <w:r w:rsidR="005B0DD0">
        <w:rPr>
          <w:rFonts w:ascii="Times New Roman" w:hAnsi="Times New Roman"/>
        </w:rPr>
        <w:t xml:space="preserve">at </w:t>
      </w:r>
      <w:r w:rsidR="000E41D7">
        <w:rPr>
          <w:rFonts w:ascii="Times New Roman" w:hAnsi="Times New Roman"/>
        </w:rPr>
        <w:t>5</w:t>
      </w:r>
      <w:r w:rsidR="00DD6190">
        <w:rPr>
          <w:rFonts w:ascii="Times New Roman" w:hAnsi="Times New Roman"/>
        </w:rPr>
        <w:t>5</w:t>
      </w:r>
      <w:r w:rsidR="000E41D7">
        <w:rPr>
          <w:rFonts w:ascii="Times New Roman" w:hAnsi="Times New Roman"/>
        </w:rPr>
        <w:t xml:space="preserve"> </w:t>
      </w:r>
      <w:r w:rsidR="00CC3172">
        <w:rPr>
          <w:rFonts w:ascii="Times New Roman" w:hAnsi="Times New Roman"/>
        </w:rPr>
        <w:t xml:space="preserve">years </w:t>
      </w:r>
      <w:r w:rsidR="000E41D7">
        <w:rPr>
          <w:rFonts w:ascii="Times New Roman" w:hAnsi="Times New Roman"/>
        </w:rPr>
        <w:t>(</w:t>
      </w:r>
      <w:r w:rsidR="005B0DD0">
        <w:rPr>
          <w:rFonts w:ascii="Times New Roman" w:hAnsi="Times New Roman"/>
        </w:rPr>
        <w:t xml:space="preserve">IQR </w:t>
      </w:r>
      <w:r w:rsidR="005B4A3D">
        <w:rPr>
          <w:rFonts w:ascii="Times New Roman" w:hAnsi="Times New Roman"/>
        </w:rPr>
        <w:t>4</w:t>
      </w:r>
      <w:r w:rsidR="00DD6190">
        <w:rPr>
          <w:rFonts w:ascii="Times New Roman" w:hAnsi="Times New Roman"/>
        </w:rPr>
        <w:t>1</w:t>
      </w:r>
      <w:r w:rsidR="005B4A3D">
        <w:rPr>
          <w:rFonts w:ascii="Times New Roman" w:hAnsi="Times New Roman"/>
        </w:rPr>
        <w:t>-</w:t>
      </w:r>
      <w:r w:rsidR="002126BC">
        <w:rPr>
          <w:rFonts w:ascii="Times New Roman" w:hAnsi="Times New Roman"/>
        </w:rPr>
        <w:t>62)</w:t>
      </w:r>
      <w:r w:rsidR="00CC3172">
        <w:rPr>
          <w:rFonts w:ascii="Times New Roman" w:hAnsi="Times New Roman"/>
        </w:rPr>
        <w:t xml:space="preserve">, GI </w:t>
      </w:r>
      <w:r w:rsidR="00CA22B0">
        <w:rPr>
          <w:rFonts w:ascii="Times New Roman" w:hAnsi="Times New Roman"/>
        </w:rPr>
        <w:t xml:space="preserve">bleed </w:t>
      </w:r>
      <w:r w:rsidR="00846D5A">
        <w:rPr>
          <w:rFonts w:ascii="Times New Roman" w:hAnsi="Times New Roman"/>
        </w:rPr>
        <w:t xml:space="preserve">at </w:t>
      </w:r>
      <w:r w:rsidR="00CA22B0">
        <w:rPr>
          <w:rFonts w:ascii="Times New Roman" w:hAnsi="Times New Roman"/>
        </w:rPr>
        <w:t>5</w:t>
      </w:r>
      <w:r w:rsidR="00DD6190">
        <w:rPr>
          <w:rFonts w:ascii="Times New Roman" w:hAnsi="Times New Roman"/>
        </w:rPr>
        <w:t>3</w:t>
      </w:r>
      <w:r w:rsidR="00CA22B0">
        <w:rPr>
          <w:rFonts w:ascii="Times New Roman" w:hAnsi="Times New Roman"/>
        </w:rPr>
        <w:t xml:space="preserve">.5 </w:t>
      </w:r>
      <w:r w:rsidR="00846D5A">
        <w:rPr>
          <w:rFonts w:ascii="Times New Roman" w:hAnsi="Times New Roman"/>
        </w:rPr>
        <w:t xml:space="preserve">years </w:t>
      </w:r>
      <w:r w:rsidR="00CA22B0">
        <w:rPr>
          <w:rFonts w:ascii="Times New Roman" w:hAnsi="Times New Roman"/>
        </w:rPr>
        <w:t>(</w:t>
      </w:r>
      <w:r w:rsidR="005B0DD0">
        <w:rPr>
          <w:rFonts w:ascii="Times New Roman" w:hAnsi="Times New Roman"/>
        </w:rPr>
        <w:t xml:space="preserve">IQR </w:t>
      </w:r>
      <w:r w:rsidR="00CA22B0">
        <w:rPr>
          <w:rFonts w:ascii="Times New Roman" w:hAnsi="Times New Roman"/>
        </w:rPr>
        <w:t>4</w:t>
      </w:r>
      <w:r w:rsidR="00377F5C">
        <w:rPr>
          <w:rFonts w:ascii="Times New Roman" w:hAnsi="Times New Roman"/>
        </w:rPr>
        <w:t>3-</w:t>
      </w:r>
      <w:r w:rsidR="00CA22B0">
        <w:rPr>
          <w:rFonts w:ascii="Times New Roman" w:hAnsi="Times New Roman"/>
        </w:rPr>
        <w:t>65)</w:t>
      </w:r>
      <w:r w:rsidR="005B0DD0">
        <w:rPr>
          <w:rFonts w:ascii="Times New Roman" w:hAnsi="Times New Roman"/>
        </w:rPr>
        <w:t xml:space="preserve">, </w:t>
      </w:r>
      <w:r w:rsidR="00846D5A">
        <w:rPr>
          <w:rFonts w:ascii="Times New Roman" w:hAnsi="Times New Roman"/>
        </w:rPr>
        <w:t>pulmonary AVM at 5</w:t>
      </w:r>
      <w:r w:rsidR="00377F5C">
        <w:rPr>
          <w:rFonts w:ascii="Times New Roman" w:hAnsi="Times New Roman"/>
        </w:rPr>
        <w:t>3</w:t>
      </w:r>
      <w:r w:rsidR="00846D5A">
        <w:rPr>
          <w:rFonts w:ascii="Times New Roman" w:hAnsi="Times New Roman"/>
        </w:rPr>
        <w:t xml:space="preserve"> years (IQR 43</w:t>
      </w:r>
      <w:r w:rsidR="00377F5C">
        <w:rPr>
          <w:rFonts w:ascii="Times New Roman" w:hAnsi="Times New Roman"/>
        </w:rPr>
        <w:t>.5</w:t>
      </w:r>
      <w:r w:rsidR="00846D5A">
        <w:rPr>
          <w:rFonts w:ascii="Times New Roman" w:hAnsi="Times New Roman"/>
        </w:rPr>
        <w:t>-66)</w:t>
      </w:r>
      <w:r w:rsidR="0013202E">
        <w:rPr>
          <w:rFonts w:ascii="Times New Roman" w:hAnsi="Times New Roman"/>
        </w:rPr>
        <w:t>, and cerebral AVM at 5</w:t>
      </w:r>
      <w:r w:rsidR="00377F5C">
        <w:rPr>
          <w:rFonts w:ascii="Times New Roman" w:hAnsi="Times New Roman"/>
        </w:rPr>
        <w:t>2</w:t>
      </w:r>
      <w:r w:rsidR="0013202E">
        <w:rPr>
          <w:rFonts w:ascii="Times New Roman" w:hAnsi="Times New Roman"/>
        </w:rPr>
        <w:t xml:space="preserve"> years (IQR 4</w:t>
      </w:r>
      <w:r w:rsidR="00377F5C">
        <w:rPr>
          <w:rFonts w:ascii="Times New Roman" w:hAnsi="Times New Roman"/>
        </w:rPr>
        <w:t>2</w:t>
      </w:r>
      <w:r w:rsidR="0013202E">
        <w:rPr>
          <w:rFonts w:ascii="Times New Roman" w:hAnsi="Times New Roman"/>
        </w:rPr>
        <w:t>-</w:t>
      </w:r>
      <w:r w:rsidR="00377F5C">
        <w:rPr>
          <w:rFonts w:ascii="Times New Roman" w:hAnsi="Times New Roman"/>
        </w:rPr>
        <w:t>64.5</w:t>
      </w:r>
      <w:r w:rsidR="0013202E">
        <w:rPr>
          <w:rFonts w:ascii="Times New Roman" w:hAnsi="Times New Roman"/>
        </w:rPr>
        <w:t>).</w:t>
      </w:r>
    </w:p>
    <w:p w14:paraId="4399380E" w14:textId="77777777" w:rsidR="00413CB8" w:rsidRDefault="00413CB8" w:rsidP="00E52B08">
      <w:pPr>
        <w:spacing w:after="0"/>
        <w:rPr>
          <w:rFonts w:ascii="Times New Roman" w:hAnsi="Times New Roman"/>
        </w:rPr>
      </w:pPr>
    </w:p>
    <w:p w14:paraId="25A46910" w14:textId="3BC93B65" w:rsidR="00D56FB5" w:rsidRDefault="001A0C3E" w:rsidP="00E52B08">
      <w:pPr>
        <w:spacing w:after="0"/>
        <w:rPr>
          <w:rFonts w:ascii="Times New Roman" w:hAnsi="Times New Roman"/>
        </w:rPr>
      </w:pPr>
      <w:r>
        <w:rPr>
          <w:rFonts w:ascii="Times New Roman" w:hAnsi="Times New Roman"/>
        </w:rPr>
        <w:t xml:space="preserve">Regarding procedure rates, </w:t>
      </w:r>
      <w:r w:rsidR="00FB0686">
        <w:rPr>
          <w:rFonts w:ascii="Times New Roman" w:hAnsi="Times New Roman"/>
        </w:rPr>
        <w:t>GI endoscopies (including upper endoscopies and colonoscopies)</w:t>
      </w:r>
      <w:r w:rsidR="005F666A">
        <w:rPr>
          <w:rFonts w:ascii="Times New Roman" w:hAnsi="Times New Roman"/>
        </w:rPr>
        <w:t xml:space="preserve"> had been coded in 2</w:t>
      </w:r>
      <w:r w:rsidR="00D01C9D">
        <w:rPr>
          <w:rFonts w:ascii="Times New Roman" w:hAnsi="Times New Roman"/>
        </w:rPr>
        <w:t>6.2</w:t>
      </w:r>
      <w:r w:rsidR="005F666A">
        <w:rPr>
          <w:rFonts w:ascii="Times New Roman" w:hAnsi="Times New Roman"/>
        </w:rPr>
        <w:t>% of HHT</w:t>
      </w:r>
      <w:r w:rsidR="00EA27DC">
        <w:rPr>
          <w:rFonts w:ascii="Times New Roman" w:hAnsi="Times New Roman"/>
        </w:rPr>
        <w:t xml:space="preserve"> participants</w:t>
      </w:r>
      <w:r w:rsidR="005F666A">
        <w:rPr>
          <w:rFonts w:ascii="Times New Roman" w:hAnsi="Times New Roman"/>
        </w:rPr>
        <w:t>, compared to 7.2% of controls.</w:t>
      </w:r>
      <w:r w:rsidR="00FB0686">
        <w:rPr>
          <w:rFonts w:ascii="Times New Roman" w:hAnsi="Times New Roman"/>
        </w:rPr>
        <w:t xml:space="preserve"> </w:t>
      </w:r>
      <w:r w:rsidR="005F666A">
        <w:rPr>
          <w:rFonts w:ascii="Times New Roman" w:hAnsi="Times New Roman"/>
        </w:rPr>
        <w:t>C</w:t>
      </w:r>
      <w:r w:rsidR="009D2A30">
        <w:rPr>
          <w:rFonts w:ascii="Times New Roman" w:hAnsi="Times New Roman"/>
        </w:rPr>
        <w:t xml:space="preserve">ontrol of epistaxis (including </w:t>
      </w:r>
      <w:r w:rsidR="00EA27DC">
        <w:rPr>
          <w:rFonts w:ascii="Times New Roman" w:hAnsi="Times New Roman"/>
        </w:rPr>
        <w:t xml:space="preserve">packing, cautery, or </w:t>
      </w:r>
      <w:r w:rsidR="009D2A30">
        <w:rPr>
          <w:rFonts w:ascii="Times New Roman" w:hAnsi="Times New Roman"/>
        </w:rPr>
        <w:t xml:space="preserve">endoscopically) </w:t>
      </w:r>
      <w:r w:rsidR="00FD566B">
        <w:rPr>
          <w:rFonts w:ascii="Times New Roman" w:hAnsi="Times New Roman"/>
        </w:rPr>
        <w:t xml:space="preserve">had been performed </w:t>
      </w:r>
      <w:r w:rsidR="00FB0686">
        <w:rPr>
          <w:rFonts w:ascii="Times New Roman" w:hAnsi="Times New Roman"/>
        </w:rPr>
        <w:t xml:space="preserve">in </w:t>
      </w:r>
      <w:r w:rsidR="00B96852">
        <w:rPr>
          <w:rFonts w:ascii="Times New Roman" w:hAnsi="Times New Roman"/>
        </w:rPr>
        <w:t>9.2</w:t>
      </w:r>
      <w:r w:rsidR="00FB0686">
        <w:rPr>
          <w:rFonts w:ascii="Times New Roman" w:hAnsi="Times New Roman"/>
        </w:rPr>
        <w:t xml:space="preserve">% </w:t>
      </w:r>
      <w:r w:rsidR="00EA27DC">
        <w:rPr>
          <w:rFonts w:ascii="Times New Roman" w:hAnsi="Times New Roman"/>
        </w:rPr>
        <w:t>of HHT participants compared to 0.5% of controls.</w:t>
      </w:r>
      <w:r w:rsidR="00C81F35">
        <w:rPr>
          <w:rFonts w:ascii="Times New Roman" w:hAnsi="Times New Roman"/>
        </w:rPr>
        <w:t xml:space="preserve"> Embolization </w:t>
      </w:r>
      <w:r w:rsidR="00B72994">
        <w:rPr>
          <w:rFonts w:ascii="Times New Roman" w:hAnsi="Times New Roman"/>
        </w:rPr>
        <w:t xml:space="preserve">of AVMs </w:t>
      </w:r>
      <w:r w:rsidR="00C81F35">
        <w:rPr>
          <w:rFonts w:ascii="Times New Roman" w:hAnsi="Times New Roman"/>
        </w:rPr>
        <w:t xml:space="preserve">and other vascular procedures had been performed in </w:t>
      </w:r>
      <w:r w:rsidR="00B72994">
        <w:rPr>
          <w:rFonts w:ascii="Times New Roman" w:hAnsi="Times New Roman"/>
        </w:rPr>
        <w:t>&lt;</w:t>
      </w:r>
      <w:r w:rsidR="00B96852">
        <w:rPr>
          <w:rFonts w:ascii="Times New Roman" w:hAnsi="Times New Roman"/>
        </w:rPr>
        <w:t>5.5</w:t>
      </w:r>
      <w:r w:rsidR="00B72994">
        <w:rPr>
          <w:rFonts w:ascii="Times New Roman" w:hAnsi="Times New Roman"/>
        </w:rPr>
        <w:t xml:space="preserve">% </w:t>
      </w:r>
      <w:r w:rsidR="00C81F35">
        <w:rPr>
          <w:rFonts w:ascii="Times New Roman" w:hAnsi="Times New Roman"/>
        </w:rPr>
        <w:t>of HHT participants compared to 0.3% of controls.</w:t>
      </w:r>
      <w:r w:rsidR="009448E1">
        <w:rPr>
          <w:rFonts w:ascii="Times New Roman" w:hAnsi="Times New Roman"/>
        </w:rPr>
        <w:br/>
      </w:r>
    </w:p>
    <w:p w14:paraId="0C156C81" w14:textId="1CEDF4C5" w:rsidR="00777C4C" w:rsidRDefault="00144FFB" w:rsidP="00E52B08">
      <w:pPr>
        <w:spacing w:after="0"/>
        <w:rPr>
          <w:rFonts w:ascii="Times New Roman" w:hAnsi="Times New Roman"/>
        </w:rPr>
      </w:pPr>
      <w:r>
        <w:rPr>
          <w:rFonts w:ascii="Times New Roman" w:hAnsi="Times New Roman"/>
        </w:rPr>
        <w:t xml:space="preserve">Geographically, the states with the most </w:t>
      </w:r>
      <w:r w:rsidR="00811602">
        <w:rPr>
          <w:rFonts w:ascii="Times New Roman" w:hAnsi="Times New Roman"/>
        </w:rPr>
        <w:t xml:space="preserve">HHT </w:t>
      </w:r>
      <w:r>
        <w:rPr>
          <w:rFonts w:ascii="Times New Roman" w:hAnsi="Times New Roman"/>
        </w:rPr>
        <w:t>patients were California</w:t>
      </w:r>
      <w:r w:rsidR="00811602">
        <w:rPr>
          <w:rFonts w:ascii="Times New Roman" w:hAnsi="Times New Roman"/>
        </w:rPr>
        <w:t xml:space="preserve"> </w:t>
      </w:r>
      <w:r w:rsidR="005F6D57">
        <w:rPr>
          <w:rFonts w:ascii="Times New Roman" w:hAnsi="Times New Roman"/>
        </w:rPr>
        <w:t>(14.2%)</w:t>
      </w:r>
      <w:r>
        <w:rPr>
          <w:rFonts w:ascii="Times New Roman" w:hAnsi="Times New Roman"/>
        </w:rPr>
        <w:t>, Alabama</w:t>
      </w:r>
      <w:r w:rsidR="005F6D57">
        <w:rPr>
          <w:rFonts w:ascii="Times New Roman" w:hAnsi="Times New Roman"/>
        </w:rPr>
        <w:t xml:space="preserve"> (13.8%)</w:t>
      </w:r>
      <w:r>
        <w:rPr>
          <w:rFonts w:ascii="Times New Roman" w:hAnsi="Times New Roman"/>
        </w:rPr>
        <w:t>, Massachusetts</w:t>
      </w:r>
      <w:r w:rsidR="005F6D57">
        <w:rPr>
          <w:rFonts w:ascii="Times New Roman" w:hAnsi="Times New Roman"/>
        </w:rPr>
        <w:t xml:space="preserve"> (13.1%)</w:t>
      </w:r>
      <w:r>
        <w:rPr>
          <w:rFonts w:ascii="Times New Roman" w:hAnsi="Times New Roman"/>
        </w:rPr>
        <w:t>, and Arizona</w:t>
      </w:r>
      <w:r w:rsidR="005F6D57">
        <w:rPr>
          <w:rFonts w:ascii="Times New Roman" w:hAnsi="Times New Roman"/>
        </w:rPr>
        <w:t xml:space="preserve"> (9.2%)</w:t>
      </w:r>
      <w:r w:rsidR="0000506C">
        <w:rPr>
          <w:rFonts w:ascii="Times New Roman" w:hAnsi="Times New Roman"/>
        </w:rPr>
        <w:t xml:space="preserve"> (</w:t>
      </w:r>
      <w:r w:rsidR="0000506C" w:rsidRPr="00373B63">
        <w:rPr>
          <w:rFonts w:ascii="Times New Roman" w:hAnsi="Times New Roman"/>
          <w:b/>
          <w:bCs w:val="0"/>
          <w:highlight w:val="yellow"/>
        </w:rPr>
        <w:t>Figure __</w:t>
      </w:r>
      <w:r w:rsidR="0000506C">
        <w:rPr>
          <w:rFonts w:ascii="Times New Roman" w:hAnsi="Times New Roman"/>
        </w:rPr>
        <w:t>)</w:t>
      </w:r>
      <w:r w:rsidR="00373B63">
        <w:rPr>
          <w:rFonts w:ascii="Times New Roman" w:hAnsi="Times New Roman"/>
        </w:rPr>
        <w:t xml:space="preserve">. </w:t>
      </w:r>
    </w:p>
    <w:p w14:paraId="19F03E78" w14:textId="106B97CF" w:rsidR="00777C4C" w:rsidRDefault="00052BAB" w:rsidP="00E52B08">
      <w:pPr>
        <w:spacing w:after="0"/>
        <w:rPr>
          <w:rFonts w:ascii="Times New Roman" w:hAnsi="Times New Roman"/>
        </w:rPr>
      </w:pPr>
      <w:r>
        <w:rPr>
          <w:noProof/>
        </w:rPr>
        <w:lastRenderedPageBreak/>
        <w:drawing>
          <wp:inline distT="0" distB="0" distL="0" distR="0" wp14:anchorId="367230B8" wp14:editId="4CE88CBA">
            <wp:extent cx="5143500" cy="4867275"/>
            <wp:effectExtent l="0" t="0" r="0" b="9525"/>
            <wp:docPr id="237636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4867275"/>
                    </a:xfrm>
                    <a:prstGeom prst="rect">
                      <a:avLst/>
                    </a:prstGeom>
                    <a:noFill/>
                    <a:ln>
                      <a:noFill/>
                    </a:ln>
                  </pic:spPr>
                </pic:pic>
              </a:graphicData>
            </a:graphic>
          </wp:inline>
        </w:drawing>
      </w:r>
    </w:p>
    <w:p w14:paraId="0700CF4C" w14:textId="58F9EC12" w:rsidR="009448E1" w:rsidRDefault="00E56C75" w:rsidP="00E52B08">
      <w:pPr>
        <w:spacing w:after="0"/>
        <w:rPr>
          <w:rFonts w:ascii="Times New Roman" w:hAnsi="Times New Roman"/>
        </w:rPr>
      </w:pPr>
      <w:r>
        <w:rPr>
          <w:rFonts w:ascii="Times New Roman" w:hAnsi="Times New Roman"/>
        </w:rPr>
        <w:t>A</w:t>
      </w:r>
      <w:r w:rsidR="00777C4C">
        <w:rPr>
          <w:rFonts w:ascii="Times New Roman" w:hAnsi="Times New Roman"/>
        </w:rPr>
        <w:t xml:space="preserve"> random sample of 10,000 participants from t</w:t>
      </w:r>
      <w:r w:rsidR="00373B63">
        <w:rPr>
          <w:rFonts w:ascii="Times New Roman" w:hAnsi="Times New Roman"/>
        </w:rPr>
        <w:t>he overall AoU cohort</w:t>
      </w:r>
      <w:r>
        <w:rPr>
          <w:rFonts w:ascii="Times New Roman" w:hAnsi="Times New Roman"/>
        </w:rPr>
        <w:t xml:space="preserve"> was taken</w:t>
      </w:r>
      <w:r w:rsidR="000B592A">
        <w:rPr>
          <w:rFonts w:ascii="Times New Roman" w:hAnsi="Times New Roman"/>
        </w:rPr>
        <w:t xml:space="preserve"> and used as a baseline for comparison. The enrichment </w:t>
      </w:r>
      <w:r w:rsidR="00AD00A8">
        <w:rPr>
          <w:rFonts w:ascii="Times New Roman" w:hAnsi="Times New Roman"/>
        </w:rPr>
        <w:t>ratio</w:t>
      </w:r>
      <w:r w:rsidR="00AE085D">
        <w:rPr>
          <w:rFonts w:ascii="Times New Roman" w:hAnsi="Times New Roman"/>
        </w:rPr>
        <w:t xml:space="preserve"> </w:t>
      </w:r>
      <w:r w:rsidR="00F64C3F">
        <w:rPr>
          <w:rFonts w:ascii="Times New Roman" w:hAnsi="Times New Roman"/>
        </w:rPr>
        <w:t xml:space="preserve">(ER) </w:t>
      </w:r>
      <w:r w:rsidR="00AE085D">
        <w:rPr>
          <w:rFonts w:ascii="Times New Roman" w:hAnsi="Times New Roman"/>
        </w:rPr>
        <w:t xml:space="preserve">was </w:t>
      </w:r>
      <w:r w:rsidR="00824B23">
        <w:rPr>
          <w:rFonts w:ascii="Times New Roman" w:hAnsi="Times New Roman"/>
        </w:rPr>
        <w:t>obtained by dividing the proportion of HHT patients living in that state by the proportion of the sample participants</w:t>
      </w:r>
      <w:r w:rsidR="00AE085D">
        <w:rPr>
          <w:rFonts w:ascii="Times New Roman" w:hAnsi="Times New Roman"/>
        </w:rPr>
        <w:t xml:space="preserve"> living in that state.</w:t>
      </w:r>
      <w:r w:rsidR="00F64C3F">
        <w:rPr>
          <w:rFonts w:ascii="Times New Roman" w:hAnsi="Times New Roman"/>
        </w:rPr>
        <w:t xml:space="preserve"> </w:t>
      </w:r>
      <w:r w:rsidR="00902511">
        <w:rPr>
          <w:rFonts w:ascii="Times New Roman" w:hAnsi="Times New Roman"/>
        </w:rPr>
        <w:t xml:space="preserve">States with fewer than 100 participants in the sample were excluded. </w:t>
      </w:r>
      <w:r w:rsidR="00201867">
        <w:rPr>
          <w:rFonts w:ascii="Times New Roman" w:hAnsi="Times New Roman"/>
        </w:rPr>
        <w:t xml:space="preserve">Only </w:t>
      </w:r>
      <w:r w:rsidR="00811602">
        <w:rPr>
          <w:rFonts w:ascii="Times New Roman" w:hAnsi="Times New Roman"/>
        </w:rPr>
        <w:t xml:space="preserve">Alabama </w:t>
      </w:r>
      <w:r w:rsidR="00EC0369">
        <w:rPr>
          <w:rFonts w:ascii="Times New Roman" w:hAnsi="Times New Roman"/>
        </w:rPr>
        <w:t>was</w:t>
      </w:r>
      <w:r w:rsidR="00811602">
        <w:rPr>
          <w:rFonts w:ascii="Times New Roman" w:hAnsi="Times New Roman"/>
        </w:rPr>
        <w:t xml:space="preserve"> </w:t>
      </w:r>
      <w:r w:rsidR="00F64C3F">
        <w:rPr>
          <w:rFonts w:ascii="Times New Roman" w:hAnsi="Times New Roman"/>
        </w:rPr>
        <w:t xml:space="preserve">highest </w:t>
      </w:r>
      <w:r w:rsidR="00811602">
        <w:rPr>
          <w:rFonts w:ascii="Times New Roman" w:hAnsi="Times New Roman"/>
        </w:rPr>
        <w:t>represented among HHT patients compared to controls</w:t>
      </w:r>
      <w:r w:rsidR="00F64C3F">
        <w:rPr>
          <w:rFonts w:ascii="Times New Roman" w:hAnsi="Times New Roman"/>
        </w:rPr>
        <w:t xml:space="preserve">, with an ER of 3.11 (n=36), followed by </w:t>
      </w:r>
      <w:r w:rsidR="00BB15D5">
        <w:rPr>
          <w:rFonts w:ascii="Times New Roman" w:hAnsi="Times New Roman"/>
        </w:rPr>
        <w:t>Minnesota (ER=2.72), Massachusetts (ER=1.90), Michigan (ER=1.50)</w:t>
      </w:r>
      <w:r w:rsidR="0005267A">
        <w:rPr>
          <w:rFonts w:ascii="Times New Roman" w:hAnsi="Times New Roman"/>
        </w:rPr>
        <w:t>, and California (ER=1.13)</w:t>
      </w:r>
      <w:r w:rsidR="00F27041">
        <w:rPr>
          <w:rFonts w:ascii="Times New Roman" w:hAnsi="Times New Roman"/>
        </w:rPr>
        <w:t xml:space="preserve"> (</w:t>
      </w:r>
      <w:r w:rsidR="00F27041" w:rsidRPr="00F27041">
        <w:rPr>
          <w:rFonts w:ascii="Times New Roman" w:hAnsi="Times New Roman"/>
          <w:b/>
          <w:bCs w:val="0"/>
          <w:highlight w:val="yellow"/>
        </w:rPr>
        <w:t>Figure __</w:t>
      </w:r>
      <w:r w:rsidR="00F27041">
        <w:rPr>
          <w:rFonts w:ascii="Times New Roman" w:hAnsi="Times New Roman"/>
        </w:rPr>
        <w:t>)</w:t>
      </w:r>
      <w:r w:rsidR="0005267A">
        <w:rPr>
          <w:rFonts w:ascii="Times New Roman" w:hAnsi="Times New Roman"/>
        </w:rPr>
        <w:t>.</w:t>
      </w:r>
      <w:r w:rsidR="00416003">
        <w:rPr>
          <w:rFonts w:ascii="Times New Roman" w:hAnsi="Times New Roman"/>
        </w:rPr>
        <w:t xml:space="preserve"> </w:t>
      </w:r>
    </w:p>
    <w:p w14:paraId="00813DE1" w14:textId="77777777" w:rsidR="00CF7E43" w:rsidRDefault="00CF7E43" w:rsidP="00E52B08">
      <w:pPr>
        <w:spacing w:after="0"/>
        <w:rPr>
          <w:rFonts w:ascii="Times New Roman" w:hAnsi="Times New Roman"/>
        </w:rPr>
      </w:pPr>
    </w:p>
    <w:p w14:paraId="30DD1916" w14:textId="0CCCC8C8" w:rsidR="00CF7E43" w:rsidRDefault="00CF7E43" w:rsidP="00E52B08">
      <w:pPr>
        <w:spacing w:after="0"/>
        <w:rPr>
          <w:rFonts w:ascii="Times New Roman" w:hAnsi="Times New Roman"/>
        </w:rPr>
      </w:pPr>
      <w:r>
        <w:rPr>
          <w:rFonts w:ascii="Times New Roman" w:hAnsi="Times New Roman"/>
        </w:rPr>
        <w:t>There are 28 HHT Centers of Excellence</w:t>
      </w:r>
      <w:r w:rsidR="00AD1FD8">
        <w:rPr>
          <w:rFonts w:ascii="Times New Roman" w:hAnsi="Times New Roman"/>
        </w:rPr>
        <w:t xml:space="preserve"> in the United States</w:t>
      </w:r>
      <w:r w:rsidR="0000506C">
        <w:rPr>
          <w:rFonts w:ascii="Times New Roman" w:hAnsi="Times New Roman"/>
        </w:rPr>
        <w:t xml:space="preserve"> (</w:t>
      </w:r>
      <w:r w:rsidR="0000506C" w:rsidRPr="00373B63">
        <w:rPr>
          <w:rFonts w:ascii="Times New Roman" w:hAnsi="Times New Roman"/>
          <w:b/>
          <w:bCs w:val="0"/>
          <w:highlight w:val="yellow"/>
        </w:rPr>
        <w:t>Figure __</w:t>
      </w:r>
      <w:r w:rsidR="0000506C">
        <w:rPr>
          <w:rFonts w:ascii="Times New Roman" w:hAnsi="Times New Roman"/>
        </w:rPr>
        <w:t>).</w:t>
      </w:r>
    </w:p>
    <w:p w14:paraId="771B8990" w14:textId="77777777" w:rsidR="00D56FB5" w:rsidRDefault="00D56FB5" w:rsidP="00E52B08">
      <w:pPr>
        <w:spacing w:after="0"/>
        <w:rPr>
          <w:rFonts w:ascii="Times New Roman" w:hAnsi="Times New Roman"/>
        </w:rPr>
      </w:pPr>
    </w:p>
    <w:p w14:paraId="5E59600A" w14:textId="77777777" w:rsidR="00BF040A" w:rsidRDefault="00BF040A" w:rsidP="00E52B08">
      <w:pPr>
        <w:spacing w:after="0"/>
        <w:rPr>
          <w:rFonts w:ascii="Times New Roman" w:hAnsi="Times New Roman"/>
        </w:rPr>
      </w:pPr>
    </w:p>
    <w:p w14:paraId="45631168" w14:textId="77777777" w:rsidR="00BF040A" w:rsidRDefault="00BF040A" w:rsidP="00E52B08">
      <w:pPr>
        <w:spacing w:after="0"/>
        <w:rPr>
          <w:rFonts w:ascii="Times New Roman" w:hAnsi="Times New Roman"/>
        </w:rPr>
      </w:pPr>
    </w:p>
    <w:p w14:paraId="1FA79A42" w14:textId="2F5F53B8" w:rsidR="00C03978" w:rsidRPr="006A234B" w:rsidRDefault="00C03978" w:rsidP="00E52B08">
      <w:pPr>
        <w:spacing w:after="0"/>
        <w:rPr>
          <w:rFonts w:ascii="Times New Roman" w:hAnsi="Times New Roman"/>
          <w:b/>
          <w:bCs w:val="0"/>
        </w:rPr>
      </w:pPr>
      <w:r w:rsidRPr="006A234B">
        <w:rPr>
          <w:rFonts w:ascii="Times New Roman" w:hAnsi="Times New Roman"/>
          <w:b/>
          <w:bCs w:val="0"/>
        </w:rPr>
        <w:t>Discussion</w:t>
      </w:r>
    </w:p>
    <w:p w14:paraId="29F2DD1D" w14:textId="12E372B9" w:rsidR="00D56FB5" w:rsidRDefault="00261C9B" w:rsidP="00E52B08">
      <w:pPr>
        <w:spacing w:after="0"/>
        <w:rPr>
          <w:rFonts w:ascii="Times New Roman" w:hAnsi="Times New Roman"/>
        </w:rPr>
      </w:pPr>
      <w:r>
        <w:rPr>
          <w:rFonts w:ascii="Times New Roman" w:hAnsi="Times New Roman"/>
        </w:rPr>
        <w:t xml:space="preserve">In this study, we </w:t>
      </w:r>
      <w:r w:rsidR="00B05EA6">
        <w:rPr>
          <w:rFonts w:ascii="Times New Roman" w:hAnsi="Times New Roman"/>
        </w:rPr>
        <w:t xml:space="preserve">found that the prevalence of diagnosed HHT in the </w:t>
      </w:r>
      <w:r>
        <w:rPr>
          <w:rFonts w:ascii="Times New Roman" w:hAnsi="Times New Roman"/>
        </w:rPr>
        <w:t xml:space="preserve">All of Us database </w:t>
      </w:r>
      <w:r w:rsidR="00345961">
        <w:rPr>
          <w:rFonts w:ascii="Times New Roman" w:hAnsi="Times New Roman"/>
        </w:rPr>
        <w:t xml:space="preserve">was approximately </w:t>
      </w:r>
      <w:del w:id="4" w:author="Kevin Ma" w:date="2026-10-06T16:22:00Z" w16du:dateUtc="2026-10-06T20:22:00Z">
        <w:r w:rsidR="00345961" w:rsidDel="00A76AD9">
          <w:rPr>
            <w:rFonts w:ascii="Times New Roman" w:hAnsi="Times New Roman"/>
          </w:rPr>
          <w:delText xml:space="preserve">between </w:delText>
        </w:r>
        <w:r w:rsidDel="00A76AD9">
          <w:rPr>
            <w:rFonts w:ascii="Times New Roman" w:hAnsi="Times New Roman"/>
          </w:rPr>
          <w:delText xml:space="preserve">1.09 to </w:delText>
        </w:r>
      </w:del>
      <w:r w:rsidR="0024078A">
        <w:rPr>
          <w:rFonts w:ascii="Times New Roman" w:hAnsi="Times New Roman"/>
        </w:rPr>
        <w:t>1.74</w:t>
      </w:r>
      <w:r>
        <w:rPr>
          <w:rFonts w:ascii="Times New Roman" w:hAnsi="Times New Roman"/>
        </w:rPr>
        <w:t xml:space="preserve"> in 5,000</w:t>
      </w:r>
      <w:r w:rsidR="00A76AD9">
        <w:rPr>
          <w:rFonts w:ascii="Times New Roman" w:hAnsi="Times New Roman"/>
        </w:rPr>
        <w:t xml:space="preserve">. </w:t>
      </w:r>
      <w:r w:rsidR="00B05EA6">
        <w:rPr>
          <w:rFonts w:ascii="Times New Roman" w:hAnsi="Times New Roman"/>
        </w:rPr>
        <w:t>The incidence peaked in the late 2010s</w:t>
      </w:r>
      <w:r w:rsidR="0000561D">
        <w:rPr>
          <w:rFonts w:ascii="Times New Roman" w:hAnsi="Times New Roman"/>
        </w:rPr>
        <w:t xml:space="preserve"> at a rate of about 19 new diagnoses per year</w:t>
      </w:r>
      <w:r w:rsidR="00B05EA6">
        <w:rPr>
          <w:rFonts w:ascii="Times New Roman" w:hAnsi="Times New Roman"/>
        </w:rPr>
        <w:t xml:space="preserve">. </w:t>
      </w:r>
      <w:r w:rsidR="00387409">
        <w:rPr>
          <w:rFonts w:ascii="Times New Roman" w:hAnsi="Times New Roman"/>
        </w:rPr>
        <w:t xml:space="preserve">Prominent HHT symptoms were first diagnosed when patients </w:t>
      </w:r>
      <w:r w:rsidR="00387409">
        <w:rPr>
          <w:rFonts w:ascii="Times New Roman" w:hAnsi="Times New Roman"/>
        </w:rPr>
        <w:lastRenderedPageBreak/>
        <w:t>were in their 50s.</w:t>
      </w:r>
      <w:r w:rsidR="00A76AD9">
        <w:rPr>
          <w:rFonts w:ascii="Times New Roman" w:hAnsi="Times New Roman"/>
        </w:rPr>
        <w:t xml:space="preserve"> </w:t>
      </w:r>
      <w:r w:rsidR="00416003">
        <w:rPr>
          <w:rFonts w:ascii="Times New Roman" w:hAnsi="Times New Roman"/>
        </w:rPr>
        <w:t>Relative</w:t>
      </w:r>
      <w:r w:rsidR="0000561D">
        <w:rPr>
          <w:rFonts w:ascii="Times New Roman" w:hAnsi="Times New Roman"/>
        </w:rPr>
        <w:t xml:space="preserve"> to the overall All of Us population, </w:t>
      </w:r>
      <w:r w:rsidR="00416003">
        <w:rPr>
          <w:rFonts w:ascii="Times New Roman" w:hAnsi="Times New Roman"/>
        </w:rPr>
        <w:t>HHT-diagnosed patients were more concentrated in Alabama, Minnesota, Massachusetts, Michigan, and California.</w:t>
      </w:r>
    </w:p>
    <w:p w14:paraId="2BA31343" w14:textId="77777777" w:rsidR="007D5B9C" w:rsidRDefault="007D5B9C" w:rsidP="00E52B08">
      <w:pPr>
        <w:spacing w:after="0"/>
        <w:rPr>
          <w:rFonts w:ascii="Times New Roman" w:hAnsi="Times New Roman"/>
        </w:rPr>
      </w:pPr>
    </w:p>
    <w:p w14:paraId="702AA7C4" w14:textId="020FD160" w:rsidR="002169A6" w:rsidRDefault="00735C55" w:rsidP="00E52B08">
      <w:pPr>
        <w:spacing w:after="0"/>
        <w:rPr>
          <w:rFonts w:ascii="Times New Roman" w:hAnsi="Times New Roman"/>
        </w:rPr>
      </w:pPr>
      <w:r>
        <w:rPr>
          <w:rFonts w:ascii="Times New Roman" w:hAnsi="Times New Roman"/>
        </w:rPr>
        <w:t>There are several l</w:t>
      </w:r>
      <w:r w:rsidR="00A14832">
        <w:rPr>
          <w:rFonts w:ascii="Times New Roman" w:hAnsi="Times New Roman"/>
        </w:rPr>
        <w:t>imitations</w:t>
      </w:r>
      <w:r w:rsidR="00DF2C10">
        <w:rPr>
          <w:rFonts w:ascii="Times New Roman" w:hAnsi="Times New Roman"/>
        </w:rPr>
        <w:t xml:space="preserve"> of the current study</w:t>
      </w:r>
      <w:r>
        <w:rPr>
          <w:rFonts w:ascii="Times New Roman" w:hAnsi="Times New Roman"/>
        </w:rPr>
        <w:t>.</w:t>
      </w:r>
      <w:r w:rsidR="00DF2C10">
        <w:rPr>
          <w:rFonts w:ascii="Times New Roman" w:hAnsi="Times New Roman"/>
        </w:rPr>
        <w:t xml:space="preserve"> </w:t>
      </w:r>
      <w:r w:rsidR="000F5390">
        <w:rPr>
          <w:rFonts w:ascii="Times New Roman" w:hAnsi="Times New Roman"/>
        </w:rPr>
        <w:t>All of Us database is not perfectly representative of the U.S. populatio</w:t>
      </w:r>
      <w:r w:rsidR="00725FAD">
        <w:rPr>
          <w:rFonts w:ascii="Times New Roman" w:hAnsi="Times New Roman"/>
        </w:rPr>
        <w:t>n, as it highly depends on enrollment at specific sites</w:t>
      </w:r>
      <w:r w:rsidR="000F5390">
        <w:rPr>
          <w:rFonts w:ascii="Times New Roman" w:hAnsi="Times New Roman"/>
        </w:rPr>
        <w:t>.</w:t>
      </w:r>
      <w:r w:rsidR="00E7433B">
        <w:rPr>
          <w:rFonts w:ascii="Times New Roman" w:hAnsi="Times New Roman"/>
        </w:rPr>
        <w:t xml:space="preserve"> </w:t>
      </w:r>
      <w:r w:rsidR="005F17F7">
        <w:rPr>
          <w:rFonts w:ascii="Times New Roman" w:hAnsi="Times New Roman"/>
        </w:rPr>
        <w:t>Patients with HHT might be disproportionately exposed to the medical system, or referred to the AoU Research Program by their providers.</w:t>
      </w:r>
      <w:r>
        <w:rPr>
          <w:rFonts w:ascii="Times New Roman" w:hAnsi="Times New Roman"/>
        </w:rPr>
        <w:t xml:space="preserve"> </w:t>
      </w:r>
      <w:r w:rsidR="005C0520">
        <w:rPr>
          <w:rFonts w:ascii="Times New Roman" w:hAnsi="Times New Roman"/>
        </w:rPr>
        <w:t>Due to the</w:t>
      </w:r>
      <w:r w:rsidR="00A14832">
        <w:rPr>
          <w:rFonts w:ascii="Times New Roman" w:hAnsi="Times New Roman"/>
        </w:rPr>
        <w:t xml:space="preserve"> retrospective nature of the study and the</w:t>
      </w:r>
      <w:r w:rsidR="005C0520">
        <w:rPr>
          <w:rFonts w:ascii="Times New Roman" w:hAnsi="Times New Roman"/>
        </w:rPr>
        <w:t xml:space="preserve"> </w:t>
      </w:r>
      <w:r w:rsidR="00074767">
        <w:rPr>
          <w:rFonts w:ascii="Times New Roman" w:hAnsi="Times New Roman"/>
        </w:rPr>
        <w:t xml:space="preserve">inherent limitations of </w:t>
      </w:r>
      <w:r w:rsidR="005C0520">
        <w:rPr>
          <w:rFonts w:ascii="Times New Roman" w:hAnsi="Times New Roman"/>
        </w:rPr>
        <w:t xml:space="preserve">EMR </w:t>
      </w:r>
      <w:r w:rsidR="00074767">
        <w:rPr>
          <w:rFonts w:ascii="Times New Roman" w:hAnsi="Times New Roman"/>
        </w:rPr>
        <w:t>and concept coding</w:t>
      </w:r>
      <w:r w:rsidR="005C0520">
        <w:rPr>
          <w:rFonts w:ascii="Times New Roman" w:hAnsi="Times New Roman"/>
        </w:rPr>
        <w:t>, many diagnoses are likely not being captured.</w:t>
      </w:r>
      <w:r w:rsidR="002433F6">
        <w:rPr>
          <w:rFonts w:ascii="Times New Roman" w:hAnsi="Times New Roman"/>
        </w:rPr>
        <w:t xml:space="preserve"> For example, patients with diagnosed HHT </w:t>
      </w:r>
      <w:r w:rsidR="00E82183">
        <w:rPr>
          <w:rFonts w:ascii="Times New Roman" w:hAnsi="Times New Roman"/>
        </w:rPr>
        <w:t>had a 35</w:t>
      </w:r>
      <w:r w:rsidR="00B30D64">
        <w:rPr>
          <w:rFonts w:ascii="Times New Roman" w:hAnsi="Times New Roman"/>
        </w:rPr>
        <w:t xml:space="preserve">.8% </w:t>
      </w:r>
      <w:r w:rsidR="00C03B5F">
        <w:rPr>
          <w:rFonts w:ascii="Times New Roman" w:hAnsi="Times New Roman"/>
        </w:rPr>
        <w:t>rate of epistaxis, whereas rates of upwards of 95% have been previously documented</w:t>
      </w:r>
      <w:r w:rsidR="00851A6C">
        <w:rPr>
          <w:rFonts w:ascii="Times New Roman" w:hAnsi="Times New Roman"/>
        </w:rPr>
        <w:fldChar w:fldCharType="begin">
          <w:fldData xml:space="preserve">PEVuZE5vdGU+PENpdGU+PEF1dGhvcj5BbC1TYW1rYXJpPC9BdXRob3I+PFllYXI+MjAyNjwvWWVh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</w:fldData>
        </w:fldChar>
      </w:r>
      <w:r w:rsidR="00851A6C">
        <w:rPr>
          <w:rFonts w:ascii="Times New Roman" w:hAnsi="Times New Roman"/>
        </w:rPr>
        <w:instrText xml:space="preserve"> ADDIN EN.CITE </w:instrText>
      </w:r>
      <w:r w:rsidR="00851A6C">
        <w:rPr>
          <w:rFonts w:ascii="Times New Roman" w:hAnsi="Times New Roman"/>
        </w:rPr>
        <w:fldChar w:fldCharType="begin">
          <w:fldData xml:space="preserve">PEVuZE5vdGU+PENpdGU+PEF1dGhvcj5BbC1TYW1rYXJpPC9BdXRob3I+PFllYXI+MjAyNjwvWWVh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</w:fldData>
        </w:fldChar>
      </w:r>
      <w:r w:rsidR="00851A6C">
        <w:rPr>
          <w:rFonts w:ascii="Times New Roman" w:hAnsi="Times New Roman"/>
        </w:rPr>
        <w:instrText xml:space="preserve"> ADDIN EN.CITE.DATA </w:instrText>
      </w:r>
      <w:r w:rsidR="00851A6C">
        <w:rPr>
          <w:rFonts w:ascii="Times New Roman" w:hAnsi="Times New Roman"/>
        </w:rPr>
      </w:r>
      <w:r w:rsidR="00851A6C">
        <w:rPr>
          <w:rFonts w:ascii="Times New Roman" w:hAnsi="Times New Roman"/>
        </w:rPr>
        <w:fldChar w:fldCharType="end"/>
      </w:r>
      <w:r w:rsidR="00851A6C">
        <w:rPr>
          <w:rFonts w:ascii="Times New Roman" w:hAnsi="Times New Roman"/>
        </w:rPr>
        <w:fldChar w:fldCharType="separate"/>
      </w:r>
      <w:r w:rsidR="00851A6C" w:rsidRPr="00851A6C">
        <w:rPr>
          <w:rFonts w:ascii="Times New Roman" w:hAnsi="Times New Roman"/>
          <w:noProof/>
          <w:vertAlign w:val="superscript"/>
        </w:rPr>
        <w:t>10</w:t>
      </w:r>
      <w:r w:rsidR="00851A6C">
        <w:rPr>
          <w:rFonts w:ascii="Times New Roman" w:hAnsi="Times New Roman"/>
        </w:rPr>
        <w:fldChar w:fldCharType="end"/>
      </w:r>
      <w:r w:rsidR="00C03B5F">
        <w:rPr>
          <w:rFonts w:ascii="Times New Roman" w:hAnsi="Times New Roman"/>
        </w:rPr>
        <w:t>.</w:t>
      </w:r>
    </w:p>
    <w:p w14:paraId="54DBE2E0" w14:textId="77777777" w:rsidR="006F6F77" w:rsidRDefault="006F6F77" w:rsidP="00E52B08">
      <w:pPr>
        <w:spacing w:after="0"/>
        <w:rPr>
          <w:rFonts w:ascii="Times New Roman" w:hAnsi="Times New Roman"/>
        </w:rPr>
      </w:pPr>
    </w:p>
    <w:p w14:paraId="758B870B" w14:textId="7B0110C7" w:rsidR="006F6F77" w:rsidRPr="006A234B" w:rsidRDefault="006F6F77" w:rsidP="00E52B08">
      <w:pPr>
        <w:spacing w:after="0"/>
        <w:rPr>
          <w:rFonts w:ascii="Times New Roman" w:hAnsi="Times New Roman"/>
        </w:rPr>
      </w:pPr>
    </w:p>
    <w:p w14:paraId="0569770F" w14:textId="77777777" w:rsidR="00D56FB5" w:rsidRPr="006A234B" w:rsidRDefault="00D56FB5" w:rsidP="00E52B08">
      <w:pPr>
        <w:spacing w:after="0"/>
        <w:rPr>
          <w:rFonts w:ascii="Times New Roman" w:hAnsi="Times New Roman"/>
        </w:rPr>
      </w:pPr>
    </w:p>
    <w:p w14:paraId="67AC1B66" w14:textId="75EFA3BD" w:rsidR="00C03978" w:rsidRPr="006A234B" w:rsidRDefault="00C03978" w:rsidP="00E52B08">
      <w:pPr>
        <w:spacing w:after="0"/>
        <w:rPr>
          <w:rFonts w:ascii="Times New Roman" w:hAnsi="Times New Roman"/>
          <w:b/>
          <w:bCs w:val="0"/>
        </w:rPr>
      </w:pPr>
      <w:r w:rsidRPr="006A234B">
        <w:rPr>
          <w:rFonts w:ascii="Times New Roman" w:hAnsi="Times New Roman"/>
          <w:b/>
          <w:bCs w:val="0"/>
        </w:rPr>
        <w:t>Conclusion</w:t>
      </w:r>
    </w:p>
    <w:p w14:paraId="3FF114EA" w14:textId="77777777" w:rsidR="00DD2985" w:rsidRPr="006A234B" w:rsidRDefault="00DD2985" w:rsidP="00E52B08">
      <w:pPr>
        <w:spacing w:after="0"/>
        <w:rPr>
          <w:rFonts w:ascii="Times New Roman" w:hAnsi="Times New Roman"/>
        </w:rPr>
      </w:pPr>
    </w:p>
    <w:p w14:paraId="350A84BF" w14:textId="77777777" w:rsidR="00DD2985" w:rsidRPr="006A234B" w:rsidRDefault="00DD2985" w:rsidP="00E52B08">
      <w:pPr>
        <w:spacing w:after="0"/>
        <w:rPr>
          <w:rFonts w:ascii="Times New Roman" w:hAnsi="Times New Roman"/>
        </w:rPr>
      </w:pPr>
    </w:p>
    <w:p w14:paraId="00424829" w14:textId="77777777" w:rsidR="00851A6C" w:rsidRPr="00851A6C" w:rsidRDefault="00DD2985" w:rsidP="00851A6C">
      <w:pPr>
        <w:pStyle w:val="EndNoteBibliography"/>
        <w:spacing w:after="0"/>
      </w:pPr>
      <w:r w:rsidRPr="006A234B">
        <w:rPr>
          <w:rFonts w:ascii="Times New Roman" w:hAnsi="Times New Roman" w:cs="Times New Roman"/>
        </w:rPr>
        <w:fldChar w:fldCharType="begin"/>
      </w:r>
      <w:r w:rsidRPr="006A234B">
        <w:rPr>
          <w:rFonts w:ascii="Times New Roman" w:hAnsi="Times New Roman" w:cs="Times New Roman"/>
        </w:rPr>
        <w:instrText xml:space="preserve"> ADDIN EN.REFLIST </w:instrText>
      </w:r>
      <w:r w:rsidRPr="006A234B">
        <w:rPr>
          <w:rFonts w:ascii="Times New Roman" w:hAnsi="Times New Roman" w:cs="Times New Roman"/>
        </w:rPr>
        <w:fldChar w:fldCharType="separate"/>
      </w:r>
      <w:r w:rsidR="00851A6C" w:rsidRPr="00851A6C">
        <w:t>1.</w:t>
      </w:r>
      <w:r w:rsidR="00851A6C" w:rsidRPr="00851A6C">
        <w:tab/>
        <w:t xml:space="preserve">Guttmacher AE, Marchuk DA, White RI, Jr. Hereditary hemorrhagic telangiectasia. </w:t>
      </w:r>
      <w:r w:rsidR="00851A6C" w:rsidRPr="00851A6C">
        <w:rPr>
          <w:i/>
        </w:rPr>
        <w:t>N Engl J Med</w:t>
      </w:r>
      <w:r w:rsidR="00851A6C" w:rsidRPr="00851A6C">
        <w:t>. Oct 5 1995;333(14):918-24. doi:10.1056/NEJM199510053331407</w:t>
      </w:r>
    </w:p>
    <w:p w14:paraId="1488719E" w14:textId="77777777" w:rsidR="00851A6C" w:rsidRPr="00851A6C" w:rsidRDefault="00851A6C" w:rsidP="00851A6C">
      <w:pPr>
        <w:pStyle w:val="EndNoteBibliography"/>
        <w:spacing w:after="0"/>
      </w:pPr>
      <w:r w:rsidRPr="00851A6C">
        <w:t>2.</w:t>
      </w:r>
      <w:r w:rsidRPr="00851A6C">
        <w:tab/>
        <w:t xml:space="preserve">Shovlin CL. Hereditary haemorrhagic telangiectasia: pathophysiology, diagnosis and treatment. </w:t>
      </w:r>
      <w:r w:rsidRPr="00851A6C">
        <w:rPr>
          <w:i/>
        </w:rPr>
        <w:t>Blood Rev</w:t>
      </w:r>
      <w:r w:rsidRPr="00851A6C">
        <w:t>. Nov 2010;24(6):203-19. doi:10.1016/j.blre.2010.07.001</w:t>
      </w:r>
    </w:p>
    <w:p w14:paraId="37F4D2D6" w14:textId="77777777" w:rsidR="00851A6C" w:rsidRPr="00851A6C" w:rsidRDefault="00851A6C" w:rsidP="00851A6C">
      <w:pPr>
        <w:pStyle w:val="EndNoteBibliography"/>
        <w:spacing w:after="0"/>
      </w:pPr>
      <w:r w:rsidRPr="00851A6C">
        <w:t>3.</w:t>
      </w:r>
      <w:r w:rsidRPr="00851A6C">
        <w:tab/>
        <w:t xml:space="preserve">Kjeldsen AD, Vase P, Green A. Hereditary haemorrhagic telangiectasia: a population-based study of prevalence and mortality in Danish patients. </w:t>
      </w:r>
      <w:r w:rsidRPr="00851A6C">
        <w:rPr>
          <w:i/>
        </w:rPr>
        <w:t>J Intern Med</w:t>
      </w:r>
      <w:r w:rsidRPr="00851A6C">
        <w:t>. Jan 1999;245(1):31-9. doi:10.1046/j.1365-2796.1999.00398.x</w:t>
      </w:r>
    </w:p>
    <w:p w14:paraId="7B3AC07A" w14:textId="77777777" w:rsidR="00851A6C" w:rsidRPr="00851A6C" w:rsidRDefault="00851A6C" w:rsidP="00851A6C">
      <w:pPr>
        <w:pStyle w:val="EndNoteBibliography"/>
        <w:spacing w:after="0"/>
      </w:pPr>
      <w:r w:rsidRPr="00851A6C">
        <w:t>4.</w:t>
      </w:r>
      <w:r w:rsidRPr="00851A6C">
        <w:tab/>
        <w:t xml:space="preserve">Plauchu H, de Chadarevian JP, Bideau A, Robert JM. Age-related clinical profile of hereditary hemorrhagic telangiectasia in an epidemiologically recruited population. </w:t>
      </w:r>
      <w:r w:rsidRPr="00851A6C">
        <w:rPr>
          <w:i/>
        </w:rPr>
        <w:t>Am J Med Genet</w:t>
      </w:r>
      <w:r w:rsidRPr="00851A6C">
        <w:t>. Mar 1989;32(3):291-7. doi:10.1002/ajmg.1320320302</w:t>
      </w:r>
    </w:p>
    <w:p w14:paraId="7C4B0032" w14:textId="77777777" w:rsidR="00851A6C" w:rsidRPr="00851A6C" w:rsidRDefault="00851A6C" w:rsidP="00851A6C">
      <w:pPr>
        <w:pStyle w:val="EndNoteBibliography"/>
        <w:spacing w:after="0"/>
      </w:pPr>
      <w:r w:rsidRPr="00851A6C">
        <w:t>5.</w:t>
      </w:r>
      <w:r w:rsidRPr="00851A6C">
        <w:tab/>
        <w:t xml:space="preserve">Dakeishi M, Shioya T, Wada Y, et al. Genetic epidemiology of hereditary hemorrhagic telangiectasia in a local community in the northern part of Japan. </w:t>
      </w:r>
      <w:r w:rsidRPr="00851A6C">
        <w:rPr>
          <w:i/>
        </w:rPr>
        <w:t>Hum Mutat</w:t>
      </w:r>
      <w:r w:rsidRPr="00851A6C">
        <w:t>. Feb 2002;19(2):140-8. doi:10.1002/humu.10026</w:t>
      </w:r>
    </w:p>
    <w:p w14:paraId="559908E3" w14:textId="77777777" w:rsidR="00851A6C" w:rsidRPr="00851A6C" w:rsidRDefault="00851A6C" w:rsidP="00851A6C">
      <w:pPr>
        <w:pStyle w:val="EndNoteBibliography"/>
        <w:spacing w:after="0"/>
      </w:pPr>
      <w:r w:rsidRPr="00851A6C">
        <w:t>6.</w:t>
      </w:r>
      <w:r w:rsidRPr="00851A6C">
        <w:tab/>
        <w:t xml:space="preserve">Ferry AM, Wright AE, Baillargeon G, Kuo YF, Chaaban MR. Epidemiology and Trends of Hereditary Hemorrhagic Telangiectasia in the United States. </w:t>
      </w:r>
      <w:r w:rsidRPr="00851A6C">
        <w:rPr>
          <w:i/>
        </w:rPr>
        <w:t>Am J Rhinol Allergy</w:t>
      </w:r>
      <w:r w:rsidRPr="00851A6C">
        <w:t>. Mar 2020;34(2):230-237. doi:10.1177/1945892419886756</w:t>
      </w:r>
    </w:p>
    <w:p w14:paraId="5E331C06" w14:textId="77777777" w:rsidR="00851A6C" w:rsidRPr="00851A6C" w:rsidRDefault="00851A6C" w:rsidP="00851A6C">
      <w:pPr>
        <w:pStyle w:val="EndNoteBibliography"/>
        <w:spacing w:after="0"/>
      </w:pPr>
      <w:r w:rsidRPr="00851A6C">
        <w:t>7.</w:t>
      </w:r>
      <w:r w:rsidRPr="00851A6C">
        <w:tab/>
        <w:t xml:space="preserve">Donaldson JW, McKeever TM, Hall IP, Hubbard RB, Fogarty AW. The UK prevalence of hereditary haemorrhagic telangiectasia and its association with sex, socioeconomic status and region of residence: a population-based study. </w:t>
      </w:r>
      <w:r w:rsidRPr="00851A6C">
        <w:rPr>
          <w:i/>
        </w:rPr>
        <w:t>Thorax</w:t>
      </w:r>
      <w:r w:rsidRPr="00851A6C">
        <w:t>. Feb 2014;69(2):161-7. doi:10.1136/thoraxjnl-2013-203720</w:t>
      </w:r>
    </w:p>
    <w:p w14:paraId="1AEE2D2B" w14:textId="77777777" w:rsidR="00851A6C" w:rsidRPr="00851A6C" w:rsidRDefault="00851A6C" w:rsidP="00851A6C">
      <w:pPr>
        <w:pStyle w:val="EndNoteBibliography"/>
        <w:spacing w:after="0"/>
      </w:pPr>
      <w:r w:rsidRPr="00851A6C">
        <w:t>8.</w:t>
      </w:r>
      <w:r w:rsidRPr="00851A6C">
        <w:tab/>
        <w:t xml:space="preserve">Anzell AR, C MW, Diergaarde B, Carlson JC, Roman BL. Hereditary Hemorrhagic Telangiectasia Prevalence Estimates Calculated From GnomAD Allele Frequencies of Predicted Pathogenic Variants in ENG and ACVRL1. </w:t>
      </w:r>
      <w:r w:rsidRPr="00851A6C">
        <w:rPr>
          <w:i/>
        </w:rPr>
        <w:t>Circ Genom Precis Med</w:t>
      </w:r>
      <w:r w:rsidRPr="00851A6C">
        <w:t>. Oct 2025;18(5):e005061. doi:10.1161/circgen.124.005061</w:t>
      </w:r>
    </w:p>
    <w:p w14:paraId="1AEE3B45" w14:textId="77777777" w:rsidR="00851A6C" w:rsidRPr="00851A6C" w:rsidRDefault="00851A6C" w:rsidP="00851A6C">
      <w:pPr>
        <w:pStyle w:val="EndNoteBibliography"/>
        <w:spacing w:after="0"/>
      </w:pPr>
      <w:r w:rsidRPr="00851A6C">
        <w:t>9.</w:t>
      </w:r>
      <w:r w:rsidRPr="00851A6C">
        <w:tab/>
        <w:t xml:space="preserve">Gaetani E, Giovannetti A, Di Martino L, et al. Global prevalence of hereditary hemorrhagic telangiectasia-associated variants estimated by analysis of large-scale genomic databases. </w:t>
      </w:r>
      <w:r w:rsidRPr="00851A6C">
        <w:rPr>
          <w:i/>
        </w:rPr>
        <w:t>J Thromb Haemost</w:t>
      </w:r>
      <w:r w:rsidRPr="00851A6C">
        <w:t>. Jan 27 2026;doi:10.1016/j.jtha.2025.12.025</w:t>
      </w:r>
    </w:p>
    <w:p w14:paraId="27243BB9" w14:textId="77777777" w:rsidR="00851A6C" w:rsidRPr="00851A6C" w:rsidRDefault="00851A6C" w:rsidP="00851A6C">
      <w:pPr>
        <w:pStyle w:val="EndNoteBibliography"/>
      </w:pPr>
      <w:r w:rsidRPr="00851A6C">
        <w:lastRenderedPageBreak/>
        <w:t>10.</w:t>
      </w:r>
      <w:r w:rsidRPr="00851A6C">
        <w:tab/>
        <w:t xml:space="preserve">Al-Samkari H, Friday C, Kasthuri RS, et al. Clinical spectrum of hereditary hemorrhagic telangiectasia: data from the Comprehensive HHT Outcomes Registry of the US (CHORUS). </w:t>
      </w:r>
      <w:r w:rsidRPr="00851A6C">
        <w:rPr>
          <w:i/>
        </w:rPr>
        <w:t>Blood</w:t>
      </w:r>
      <w:r w:rsidRPr="00851A6C">
        <w:t>. Jul 23 2026;148(4):417-432. doi:10.1182/blood.2026033112</w:t>
      </w:r>
    </w:p>
    <w:p w14:paraId="7DD9C141" w14:textId="6B43E7E5" w:rsidR="00E52B08" w:rsidRDefault="00DD2985" w:rsidP="00E52B08">
      <w:pPr>
        <w:spacing w:after="0"/>
        <w:rPr>
          <w:rFonts w:ascii="Times New Roman" w:hAnsi="Times New Roman"/>
        </w:rPr>
      </w:pPr>
      <w:r w:rsidRPr="006A234B">
        <w:rPr>
          <w:rFonts w:ascii="Times New Roman" w:hAnsi="Times New Roman"/>
        </w:rPr>
        <w:fldChar w:fldCharType="end"/>
      </w:r>
    </w:p>
    <w:sectPr w:rsidR="00E52B0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vin Ma" w:date="2026-09-26T15:00:00Z" w:initials="KM">
    <w:p w14:paraId="285482AD" w14:textId="77777777" w:rsidR="00123004" w:rsidRDefault="005D25C2" w:rsidP="00123004">
      <w:pPr>
        <w:pStyle w:val="CommentText"/>
      </w:pPr>
      <w:r>
        <w:rPr>
          <w:rStyle w:val="CommentReference"/>
        </w:rPr>
        <w:annotationRef/>
      </w:r>
      <w:r w:rsidR="00123004">
        <w:rPr>
          <w:b/>
          <w:color w:val="1C1D1E"/>
          <w:highlight w:val="white"/>
        </w:rPr>
        <w:t>Rapid Communications (Laryngoscope)</w:t>
      </w:r>
    </w:p>
    <w:p w14:paraId="4D25E93C" w14:textId="77777777" w:rsidR="00123004" w:rsidRDefault="00123004" w:rsidP="00123004">
      <w:pPr>
        <w:pStyle w:val="CommentText"/>
      </w:pPr>
      <w:r>
        <w:rPr>
          <w:color w:val="1C1D1E"/>
          <w:highlight w:val="white"/>
        </w:rPr>
        <w:t>Word Limit: 800 words</w:t>
      </w:r>
      <w:r>
        <w:rPr>
          <w:color w:val="1C1D1E"/>
          <w:highlight w:val="white"/>
        </w:rPr>
        <w:br/>
        <w:t>Abstract/ References: Not Required</w:t>
      </w:r>
      <w:r>
        <w:rPr>
          <w:color w:val="1C1D1E"/>
          <w:highlight w:val="white"/>
        </w:rPr>
        <w:br/>
        <w:t>Figures/Tables: 1 Figure or Table</w:t>
      </w:r>
      <w:r>
        <w:rPr>
          <w:color w:val="1C1D1E"/>
          <w:highlight w:val="white"/>
        </w:rPr>
        <w:br/>
        <w:t>Description: A Rapid Communication is a short article, on a topic that is rapidly evolving. This article type is intended to convey important information that may not have yet fully developed into an evidence based study, but that merits expedited dissemination.</w:t>
      </w:r>
    </w:p>
    <w:p w14:paraId="42717A17" w14:textId="77777777" w:rsidR="00123004" w:rsidRDefault="00123004" w:rsidP="00123004">
      <w:pPr>
        <w:pStyle w:val="CommentText"/>
      </w:pPr>
      <w:r>
        <w:rPr>
          <w:color w:val="1C1D1E"/>
          <w:highlight w:val="white"/>
        </w:rPr>
        <w:t>Rapid Communications should be formatted as follows:</w:t>
      </w:r>
    </w:p>
    <w:p w14:paraId="16658F49" w14:textId="77777777" w:rsidR="00123004" w:rsidRDefault="00123004" w:rsidP="00123004">
      <w:pPr>
        <w:pStyle w:val="CommentText"/>
      </w:pPr>
      <w:r>
        <w:rPr>
          <w:color w:val="1C1D1E"/>
          <w:highlight w:val="white"/>
        </w:rPr>
        <w:t>Keywords</w:t>
      </w:r>
      <w:r>
        <w:rPr>
          <w:color w:val="1C1D1E"/>
          <w:highlight w:val="white"/>
        </w:rPr>
        <w:br/>
        <w:t>Level of Evidence</w:t>
      </w:r>
      <w:r>
        <w:rPr>
          <w:color w:val="1C1D1E"/>
          <w:highlight w:val="white"/>
        </w:rPr>
        <w:br/>
        <w:t>Introduction</w:t>
      </w:r>
      <w:r>
        <w:rPr>
          <w:color w:val="1C1D1E"/>
          <w:highlight w:val="white"/>
        </w:rPr>
        <w:br/>
        <w:t>Discussion</w:t>
      </w:r>
      <w:r>
        <w:rPr>
          <w:color w:val="1C1D1E"/>
          <w:highlight w:val="white"/>
        </w:rPr>
        <w:br/>
        <w:t>Conclusion</w:t>
      </w:r>
    </w:p>
    <w:p w14:paraId="5136AF92" w14:textId="77777777" w:rsidR="00123004" w:rsidRDefault="00123004" w:rsidP="00123004">
      <w:pPr>
        <w:pStyle w:val="CommentText"/>
      </w:pPr>
    </w:p>
    <w:p w14:paraId="39FA5BE4" w14:textId="77777777" w:rsidR="00123004" w:rsidRDefault="00123004" w:rsidP="00123004">
      <w:pPr>
        <w:pStyle w:val="CommentText"/>
      </w:pPr>
      <w:r>
        <w:rPr>
          <w:b/>
          <w:color w:val="1C1D1E"/>
          <w:highlight w:val="white"/>
        </w:rPr>
        <w:t>Scientific Briefing (Otolaryngology - Head and Neck Surgery)</w:t>
      </w:r>
    </w:p>
    <w:p w14:paraId="3D89658A" w14:textId="77777777" w:rsidR="00123004" w:rsidRDefault="00123004" w:rsidP="00123004">
      <w:pPr>
        <w:pStyle w:val="CommentText"/>
      </w:pPr>
      <w:r>
        <w:rPr>
          <w:color w:val="1C1D1E"/>
          <w:highlight w:val="white"/>
        </w:rPr>
        <w:t xml:space="preserve">Quick communication of preliminary results (including small sample studies) or scientific research that is not yet ready for presentation in full form. Such research should have the potential to stimulate communications among researchers and clinicians that may lead to new concepts and supportive work. Submissions must have a title page and an unstructured abstract of up to 150 words. </w:t>
      </w:r>
      <w:r>
        <w:rPr>
          <w:i/>
          <w:iCs/>
          <w:color w:val="1C1D1E"/>
          <w:highlight w:val="white"/>
        </w:rPr>
        <w:t>Manuscript length:</w:t>
      </w:r>
      <w:r>
        <w:rPr>
          <w:color w:val="1C1D1E"/>
          <w:highlight w:val="white"/>
        </w:rPr>
        <w:t xml:space="preserve"> No more than 900 words (from Introduction through Conclusion) and a total of 3 figures or tables. There is no limit on references. IRB approval or exemption is required.</w:t>
      </w:r>
    </w:p>
  </w:comment>
  <w:comment w:id="1" w:author="Kevin Ma" w:date="2026-10-06T15:08:00Z" w:initials="KM">
    <w:p w14:paraId="71B58C09" w14:textId="77777777" w:rsidR="009C7DB5" w:rsidRDefault="000D37AE" w:rsidP="009C7DB5">
      <w:pPr>
        <w:pStyle w:val="CommentText"/>
      </w:pPr>
      <w:r>
        <w:rPr>
          <w:rStyle w:val="CommentReference"/>
        </w:rPr>
        <w:annotationRef/>
      </w:r>
      <w:r w:rsidR="009C7DB5">
        <w:t>I tried applying a criterion of &gt;1 HHT diagnosis code.</w:t>
      </w:r>
    </w:p>
    <w:p w14:paraId="5CCA2549" w14:textId="77777777" w:rsidR="009C7DB5" w:rsidRDefault="009C7DB5" w:rsidP="009C7DB5">
      <w:pPr>
        <w:pStyle w:val="CommentText"/>
      </w:pPr>
      <w:r>
        <w:t>Pros:</w:t>
      </w:r>
    </w:p>
    <w:p w14:paraId="520550A3" w14:textId="77777777" w:rsidR="009C7DB5" w:rsidRDefault="009C7DB5" w:rsidP="009C7DB5">
      <w:pPr>
        <w:pStyle w:val="CommentText"/>
        <w:ind w:left="300"/>
      </w:pPr>
      <w:r>
        <w:t>Presumably increased cohort purity/specificity</w:t>
      </w:r>
    </w:p>
    <w:p w14:paraId="30F3655E" w14:textId="77777777" w:rsidR="009C7DB5" w:rsidRDefault="009C7DB5" w:rsidP="009C7DB5">
      <w:pPr>
        <w:pStyle w:val="CommentText"/>
        <w:ind w:left="300"/>
      </w:pPr>
      <w:r>
        <w:t>Increases epistaxis rate to 47% from 35.8%; similar increases are seen in other symptoms (e.g. 17.8% pulmonary AVMs from 11.9%)</w:t>
      </w:r>
    </w:p>
    <w:p w14:paraId="04848D0F" w14:textId="77777777" w:rsidR="009C7DB5" w:rsidRDefault="009C7DB5" w:rsidP="009C7DB5">
      <w:pPr>
        <w:pStyle w:val="CommentText"/>
      </w:pPr>
      <w:r>
        <w:t>Cons:</w:t>
      </w:r>
    </w:p>
    <w:p w14:paraId="6C243DFB" w14:textId="77777777" w:rsidR="009C7DB5" w:rsidRDefault="009C7DB5" w:rsidP="009C7DB5">
      <w:pPr>
        <w:pStyle w:val="CommentText"/>
        <w:ind w:left="300"/>
      </w:pPr>
      <w:r>
        <w:t>HHT probably isn’t a diagnosis code that is likely to be given lightly</w:t>
      </w:r>
    </w:p>
    <w:p w14:paraId="4589F255" w14:textId="77777777" w:rsidR="009C7DB5" w:rsidRDefault="009C7DB5" w:rsidP="009C7DB5">
      <w:pPr>
        <w:pStyle w:val="CommentText"/>
        <w:ind w:left="300"/>
      </w:pPr>
      <w:r>
        <w:t>We lose ~37% of the cohort which impacts our already small sample sizes especially in the geographic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89658A" w15:done="0"/>
  <w15:commentEx w15:paraId="4589F2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C2F377" w16cex:dateUtc="2026-09-26T19:00:00Z"/>
  <w16cex:commentExtensible w16cex:durableId="0FFD00F0" w16cex:dateUtc="2026-10-06T1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89658A" w16cid:durableId="3EC2F377"/>
  <w16cid:commentId w16cid:paraId="4589F255" w16cid:durableId="0FFD00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037"/>
    <w:multiLevelType w:val="hybridMultilevel"/>
    <w:tmpl w:val="DFEAB408"/>
    <w:lvl w:ilvl="0" w:tplc="40D6DB54">
      <w:start w:val="1"/>
      <w:numFmt w:val="bullet"/>
      <w:lvlText w:val="•"/>
      <w:lvlJc w:val="left"/>
      <w:pPr>
        <w:tabs>
          <w:tab w:val="num" w:pos="720"/>
        </w:tabs>
        <w:ind w:left="720" w:hanging="360"/>
      </w:pPr>
      <w:rPr>
        <w:rFonts w:ascii="Arial" w:hAnsi="Arial" w:hint="default"/>
      </w:rPr>
    </w:lvl>
    <w:lvl w:ilvl="1" w:tplc="B22A8F76">
      <w:start w:val="1"/>
      <w:numFmt w:val="bullet"/>
      <w:lvlText w:val="•"/>
      <w:lvlJc w:val="left"/>
      <w:pPr>
        <w:tabs>
          <w:tab w:val="num" w:pos="1440"/>
        </w:tabs>
        <w:ind w:left="1440" w:hanging="360"/>
      </w:pPr>
      <w:rPr>
        <w:rFonts w:ascii="Arial" w:hAnsi="Arial" w:hint="default"/>
      </w:rPr>
    </w:lvl>
    <w:lvl w:ilvl="2" w:tplc="4DBCAAD8">
      <w:numFmt w:val="bullet"/>
      <w:lvlText w:val="•"/>
      <w:lvlJc w:val="left"/>
      <w:pPr>
        <w:tabs>
          <w:tab w:val="num" w:pos="2160"/>
        </w:tabs>
        <w:ind w:left="2160" w:hanging="360"/>
      </w:pPr>
      <w:rPr>
        <w:rFonts w:ascii="Arial" w:hAnsi="Arial" w:hint="default"/>
      </w:rPr>
    </w:lvl>
    <w:lvl w:ilvl="3" w:tplc="A6E8A150">
      <w:numFmt w:val="bullet"/>
      <w:lvlText w:val="•"/>
      <w:lvlJc w:val="left"/>
      <w:pPr>
        <w:tabs>
          <w:tab w:val="num" w:pos="2880"/>
        </w:tabs>
        <w:ind w:left="2880" w:hanging="360"/>
      </w:pPr>
      <w:rPr>
        <w:rFonts w:ascii="Arial" w:hAnsi="Arial" w:hint="default"/>
      </w:rPr>
    </w:lvl>
    <w:lvl w:ilvl="4" w:tplc="EFA2E408" w:tentative="1">
      <w:start w:val="1"/>
      <w:numFmt w:val="bullet"/>
      <w:lvlText w:val="•"/>
      <w:lvlJc w:val="left"/>
      <w:pPr>
        <w:tabs>
          <w:tab w:val="num" w:pos="3600"/>
        </w:tabs>
        <w:ind w:left="3600" w:hanging="360"/>
      </w:pPr>
      <w:rPr>
        <w:rFonts w:ascii="Arial" w:hAnsi="Arial" w:hint="default"/>
      </w:rPr>
    </w:lvl>
    <w:lvl w:ilvl="5" w:tplc="BD2CFAA0" w:tentative="1">
      <w:start w:val="1"/>
      <w:numFmt w:val="bullet"/>
      <w:lvlText w:val="•"/>
      <w:lvlJc w:val="left"/>
      <w:pPr>
        <w:tabs>
          <w:tab w:val="num" w:pos="4320"/>
        </w:tabs>
        <w:ind w:left="4320" w:hanging="360"/>
      </w:pPr>
      <w:rPr>
        <w:rFonts w:ascii="Arial" w:hAnsi="Arial" w:hint="default"/>
      </w:rPr>
    </w:lvl>
    <w:lvl w:ilvl="6" w:tplc="84B69DD0" w:tentative="1">
      <w:start w:val="1"/>
      <w:numFmt w:val="bullet"/>
      <w:lvlText w:val="•"/>
      <w:lvlJc w:val="left"/>
      <w:pPr>
        <w:tabs>
          <w:tab w:val="num" w:pos="5040"/>
        </w:tabs>
        <w:ind w:left="5040" w:hanging="360"/>
      </w:pPr>
      <w:rPr>
        <w:rFonts w:ascii="Arial" w:hAnsi="Arial" w:hint="default"/>
      </w:rPr>
    </w:lvl>
    <w:lvl w:ilvl="7" w:tplc="C2086866" w:tentative="1">
      <w:start w:val="1"/>
      <w:numFmt w:val="bullet"/>
      <w:lvlText w:val="•"/>
      <w:lvlJc w:val="left"/>
      <w:pPr>
        <w:tabs>
          <w:tab w:val="num" w:pos="5760"/>
        </w:tabs>
        <w:ind w:left="5760" w:hanging="360"/>
      </w:pPr>
      <w:rPr>
        <w:rFonts w:ascii="Arial" w:hAnsi="Arial" w:hint="default"/>
      </w:rPr>
    </w:lvl>
    <w:lvl w:ilvl="8" w:tplc="68422CD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F05536"/>
    <w:multiLevelType w:val="multilevel"/>
    <w:tmpl w:val="99B2C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41041337">
    <w:abstractNumId w:val="1"/>
  </w:num>
  <w:num w:numId="2" w16cid:durableId="9559101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Ma">
    <w15:presenceInfo w15:providerId="Windows Live" w15:userId="ec314013063e2a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dfpt0xpn00ev3ez0dnxxd00vderxw95apad&quot;&gt;HHT&lt;record-ids&gt;&lt;item&gt;1&lt;/item&gt;&lt;item&gt;2&lt;/item&gt;&lt;item&gt;5&lt;/item&gt;&lt;item&gt;6&lt;/item&gt;&lt;item&gt;7&lt;/item&gt;&lt;item&gt;9&lt;/item&gt;&lt;item&gt;10&lt;/item&gt;&lt;item&gt;11&lt;/item&gt;&lt;item&gt;12&lt;/item&gt;&lt;item&gt;14&lt;/item&gt;&lt;/record-ids&gt;&lt;/item&gt;&lt;/Libraries&gt;"/>
  </w:docVars>
  <w:rsids>
    <w:rsidRoot w:val="00FB428A"/>
    <w:rsid w:val="00000742"/>
    <w:rsid w:val="0000506C"/>
    <w:rsid w:val="0000561D"/>
    <w:rsid w:val="00006862"/>
    <w:rsid w:val="00045558"/>
    <w:rsid w:val="000463F8"/>
    <w:rsid w:val="000524F5"/>
    <w:rsid w:val="0005267A"/>
    <w:rsid w:val="00052BAB"/>
    <w:rsid w:val="000540C9"/>
    <w:rsid w:val="00074767"/>
    <w:rsid w:val="000768FE"/>
    <w:rsid w:val="00085C41"/>
    <w:rsid w:val="00092BC0"/>
    <w:rsid w:val="000960A5"/>
    <w:rsid w:val="000A24F4"/>
    <w:rsid w:val="000A6CEC"/>
    <w:rsid w:val="000B592A"/>
    <w:rsid w:val="000B6611"/>
    <w:rsid w:val="000C1861"/>
    <w:rsid w:val="000C3C93"/>
    <w:rsid w:val="000D37AE"/>
    <w:rsid w:val="000D45C3"/>
    <w:rsid w:val="000E41D7"/>
    <w:rsid w:val="000F3924"/>
    <w:rsid w:val="000F5390"/>
    <w:rsid w:val="000F7C72"/>
    <w:rsid w:val="001030E6"/>
    <w:rsid w:val="00105E3B"/>
    <w:rsid w:val="0011096F"/>
    <w:rsid w:val="00123004"/>
    <w:rsid w:val="0013202E"/>
    <w:rsid w:val="00134545"/>
    <w:rsid w:val="00144FFB"/>
    <w:rsid w:val="00152D5A"/>
    <w:rsid w:val="00154A73"/>
    <w:rsid w:val="00193049"/>
    <w:rsid w:val="001A0C3E"/>
    <w:rsid w:val="001A241E"/>
    <w:rsid w:val="001D359A"/>
    <w:rsid w:val="001F413A"/>
    <w:rsid w:val="00201867"/>
    <w:rsid w:val="002044FF"/>
    <w:rsid w:val="00207E17"/>
    <w:rsid w:val="002126BC"/>
    <w:rsid w:val="002169A6"/>
    <w:rsid w:val="002252A3"/>
    <w:rsid w:val="002371F8"/>
    <w:rsid w:val="0024078A"/>
    <w:rsid w:val="002433F6"/>
    <w:rsid w:val="00261C9B"/>
    <w:rsid w:val="002A0680"/>
    <w:rsid w:val="002A4A47"/>
    <w:rsid w:val="002B55D5"/>
    <w:rsid w:val="002C442F"/>
    <w:rsid w:val="002E00C9"/>
    <w:rsid w:val="002E3FFA"/>
    <w:rsid w:val="002F2EF0"/>
    <w:rsid w:val="00305322"/>
    <w:rsid w:val="00323E9C"/>
    <w:rsid w:val="0033570F"/>
    <w:rsid w:val="00345961"/>
    <w:rsid w:val="00357E4D"/>
    <w:rsid w:val="00371283"/>
    <w:rsid w:val="00373B63"/>
    <w:rsid w:val="00377F5C"/>
    <w:rsid w:val="00387409"/>
    <w:rsid w:val="003A1CF1"/>
    <w:rsid w:val="003A4243"/>
    <w:rsid w:val="003F7011"/>
    <w:rsid w:val="00413CB8"/>
    <w:rsid w:val="00416003"/>
    <w:rsid w:val="004304CC"/>
    <w:rsid w:val="004316DF"/>
    <w:rsid w:val="00436596"/>
    <w:rsid w:val="00482516"/>
    <w:rsid w:val="004B7FAE"/>
    <w:rsid w:val="004F04CA"/>
    <w:rsid w:val="004F6EFB"/>
    <w:rsid w:val="00507255"/>
    <w:rsid w:val="0057792E"/>
    <w:rsid w:val="0059426A"/>
    <w:rsid w:val="005B0DD0"/>
    <w:rsid w:val="005B4A3D"/>
    <w:rsid w:val="005C0520"/>
    <w:rsid w:val="005D25C2"/>
    <w:rsid w:val="005E3CC7"/>
    <w:rsid w:val="005E5402"/>
    <w:rsid w:val="005E60EB"/>
    <w:rsid w:val="005F17F7"/>
    <w:rsid w:val="005F666A"/>
    <w:rsid w:val="005F6D57"/>
    <w:rsid w:val="00630E19"/>
    <w:rsid w:val="0064247B"/>
    <w:rsid w:val="00685663"/>
    <w:rsid w:val="0068599D"/>
    <w:rsid w:val="0069326A"/>
    <w:rsid w:val="0069796D"/>
    <w:rsid w:val="006A234B"/>
    <w:rsid w:val="006C44D1"/>
    <w:rsid w:val="006D5EB3"/>
    <w:rsid w:val="006F6F77"/>
    <w:rsid w:val="0072120A"/>
    <w:rsid w:val="007244EA"/>
    <w:rsid w:val="00725FAD"/>
    <w:rsid w:val="00735C55"/>
    <w:rsid w:val="00751672"/>
    <w:rsid w:val="00777C4C"/>
    <w:rsid w:val="00781987"/>
    <w:rsid w:val="007912E1"/>
    <w:rsid w:val="007B68C0"/>
    <w:rsid w:val="007D2620"/>
    <w:rsid w:val="007D55EA"/>
    <w:rsid w:val="007D5B9C"/>
    <w:rsid w:val="007D6D0B"/>
    <w:rsid w:val="007D6E66"/>
    <w:rsid w:val="007F1CB0"/>
    <w:rsid w:val="00811602"/>
    <w:rsid w:val="00824B23"/>
    <w:rsid w:val="00836301"/>
    <w:rsid w:val="00836926"/>
    <w:rsid w:val="00841BEC"/>
    <w:rsid w:val="00843407"/>
    <w:rsid w:val="0084469F"/>
    <w:rsid w:val="00846D5A"/>
    <w:rsid w:val="00851A6C"/>
    <w:rsid w:val="008B7E71"/>
    <w:rsid w:val="008E32AC"/>
    <w:rsid w:val="008F56D6"/>
    <w:rsid w:val="00902511"/>
    <w:rsid w:val="00904752"/>
    <w:rsid w:val="009219FB"/>
    <w:rsid w:val="009264D1"/>
    <w:rsid w:val="00926946"/>
    <w:rsid w:val="00926D99"/>
    <w:rsid w:val="009448E1"/>
    <w:rsid w:val="00992422"/>
    <w:rsid w:val="00997F94"/>
    <w:rsid w:val="009C7DB5"/>
    <w:rsid w:val="009D2A30"/>
    <w:rsid w:val="009E2D5B"/>
    <w:rsid w:val="00A01FF6"/>
    <w:rsid w:val="00A137FE"/>
    <w:rsid w:val="00A14832"/>
    <w:rsid w:val="00A417D3"/>
    <w:rsid w:val="00A513C7"/>
    <w:rsid w:val="00A72D3D"/>
    <w:rsid w:val="00A76AD9"/>
    <w:rsid w:val="00AB153B"/>
    <w:rsid w:val="00AB5CAE"/>
    <w:rsid w:val="00AB7BD5"/>
    <w:rsid w:val="00AD00A8"/>
    <w:rsid w:val="00AD1FD8"/>
    <w:rsid w:val="00AE085D"/>
    <w:rsid w:val="00AF2DE2"/>
    <w:rsid w:val="00B05EA6"/>
    <w:rsid w:val="00B15B35"/>
    <w:rsid w:val="00B24680"/>
    <w:rsid w:val="00B26AC8"/>
    <w:rsid w:val="00B30D64"/>
    <w:rsid w:val="00B3436E"/>
    <w:rsid w:val="00B7019C"/>
    <w:rsid w:val="00B72994"/>
    <w:rsid w:val="00B76277"/>
    <w:rsid w:val="00B800E2"/>
    <w:rsid w:val="00B96852"/>
    <w:rsid w:val="00BA7EC0"/>
    <w:rsid w:val="00BB15D5"/>
    <w:rsid w:val="00BD2F63"/>
    <w:rsid w:val="00BF040A"/>
    <w:rsid w:val="00BF4221"/>
    <w:rsid w:val="00C03978"/>
    <w:rsid w:val="00C03B5F"/>
    <w:rsid w:val="00C0750C"/>
    <w:rsid w:val="00C20230"/>
    <w:rsid w:val="00C514C1"/>
    <w:rsid w:val="00C7701D"/>
    <w:rsid w:val="00C81F35"/>
    <w:rsid w:val="00C97559"/>
    <w:rsid w:val="00CA22B0"/>
    <w:rsid w:val="00CC1C3A"/>
    <w:rsid w:val="00CC3172"/>
    <w:rsid w:val="00CF7E43"/>
    <w:rsid w:val="00D01979"/>
    <w:rsid w:val="00D01C9D"/>
    <w:rsid w:val="00D05516"/>
    <w:rsid w:val="00D25C1A"/>
    <w:rsid w:val="00D30060"/>
    <w:rsid w:val="00D45398"/>
    <w:rsid w:val="00D56FB5"/>
    <w:rsid w:val="00D5756E"/>
    <w:rsid w:val="00D97895"/>
    <w:rsid w:val="00DA332C"/>
    <w:rsid w:val="00DD2985"/>
    <w:rsid w:val="00DD6190"/>
    <w:rsid w:val="00DF2C10"/>
    <w:rsid w:val="00E112AA"/>
    <w:rsid w:val="00E1390C"/>
    <w:rsid w:val="00E52B08"/>
    <w:rsid w:val="00E537C7"/>
    <w:rsid w:val="00E56C75"/>
    <w:rsid w:val="00E7433B"/>
    <w:rsid w:val="00E80904"/>
    <w:rsid w:val="00E82183"/>
    <w:rsid w:val="00EA14DC"/>
    <w:rsid w:val="00EA27DC"/>
    <w:rsid w:val="00EC0369"/>
    <w:rsid w:val="00EF5924"/>
    <w:rsid w:val="00F00BE2"/>
    <w:rsid w:val="00F27041"/>
    <w:rsid w:val="00F50D15"/>
    <w:rsid w:val="00F628B1"/>
    <w:rsid w:val="00F63AF0"/>
    <w:rsid w:val="00F64C3F"/>
    <w:rsid w:val="00F6533F"/>
    <w:rsid w:val="00F66EB9"/>
    <w:rsid w:val="00F716F5"/>
    <w:rsid w:val="00FB0686"/>
    <w:rsid w:val="00FB0A0B"/>
    <w:rsid w:val="00FB294A"/>
    <w:rsid w:val="00FB428A"/>
    <w:rsid w:val="00FD2766"/>
    <w:rsid w:val="00FD566B"/>
    <w:rsid w:val="00FE3ABC"/>
    <w:rsid w:val="00FF2383"/>
    <w:rsid w:val="00FF3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1313B"/>
  <w15:chartTrackingRefBased/>
  <w15:docId w15:val="{13BCEE99-E62A-4E8D-96C7-85BB0FF1C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bCs/>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2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2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42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42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42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42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42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2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2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42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42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42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42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42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4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2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2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428A"/>
    <w:pPr>
      <w:spacing w:before="160"/>
      <w:jc w:val="center"/>
    </w:pPr>
    <w:rPr>
      <w:i/>
      <w:iCs/>
      <w:color w:val="404040" w:themeColor="text1" w:themeTint="BF"/>
    </w:rPr>
  </w:style>
  <w:style w:type="character" w:customStyle="1" w:styleId="QuoteChar">
    <w:name w:val="Quote Char"/>
    <w:basedOn w:val="DefaultParagraphFont"/>
    <w:link w:val="Quote"/>
    <w:uiPriority w:val="29"/>
    <w:rsid w:val="00FB428A"/>
    <w:rPr>
      <w:i/>
      <w:iCs/>
      <w:color w:val="404040" w:themeColor="text1" w:themeTint="BF"/>
    </w:rPr>
  </w:style>
  <w:style w:type="paragraph" w:styleId="ListParagraph">
    <w:name w:val="List Paragraph"/>
    <w:basedOn w:val="Normal"/>
    <w:uiPriority w:val="34"/>
    <w:qFormat/>
    <w:rsid w:val="00FB428A"/>
    <w:pPr>
      <w:ind w:left="720"/>
      <w:contextualSpacing/>
    </w:pPr>
  </w:style>
  <w:style w:type="character" w:styleId="IntenseEmphasis">
    <w:name w:val="Intense Emphasis"/>
    <w:basedOn w:val="DefaultParagraphFont"/>
    <w:uiPriority w:val="21"/>
    <w:qFormat/>
    <w:rsid w:val="00FB428A"/>
    <w:rPr>
      <w:i/>
      <w:iCs/>
      <w:color w:val="0F4761" w:themeColor="accent1" w:themeShade="BF"/>
    </w:rPr>
  </w:style>
  <w:style w:type="paragraph" w:styleId="IntenseQuote">
    <w:name w:val="Intense Quote"/>
    <w:basedOn w:val="Normal"/>
    <w:next w:val="Normal"/>
    <w:link w:val="IntenseQuoteChar"/>
    <w:uiPriority w:val="30"/>
    <w:qFormat/>
    <w:rsid w:val="00FB4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28A"/>
    <w:rPr>
      <w:i/>
      <w:iCs/>
      <w:color w:val="0F4761" w:themeColor="accent1" w:themeShade="BF"/>
    </w:rPr>
  </w:style>
  <w:style w:type="character" w:styleId="IntenseReference">
    <w:name w:val="Intense Reference"/>
    <w:basedOn w:val="DefaultParagraphFont"/>
    <w:uiPriority w:val="32"/>
    <w:qFormat/>
    <w:rsid w:val="00FB428A"/>
    <w:rPr>
      <w:b/>
      <w:bCs w:val="0"/>
      <w:smallCaps/>
      <w:color w:val="0F4761" w:themeColor="accent1" w:themeShade="BF"/>
      <w:spacing w:val="5"/>
    </w:rPr>
  </w:style>
  <w:style w:type="character" w:styleId="Hyperlink">
    <w:name w:val="Hyperlink"/>
    <w:basedOn w:val="DefaultParagraphFont"/>
    <w:uiPriority w:val="99"/>
    <w:unhideWhenUsed/>
    <w:rsid w:val="00E52B08"/>
    <w:rPr>
      <w:color w:val="467886" w:themeColor="hyperlink"/>
      <w:u w:val="single"/>
    </w:rPr>
  </w:style>
  <w:style w:type="character" w:styleId="UnresolvedMention">
    <w:name w:val="Unresolved Mention"/>
    <w:basedOn w:val="DefaultParagraphFont"/>
    <w:uiPriority w:val="99"/>
    <w:semiHidden/>
    <w:unhideWhenUsed/>
    <w:rsid w:val="00E52B08"/>
    <w:rPr>
      <w:color w:val="605E5C"/>
      <w:shd w:val="clear" w:color="auto" w:fill="E1DFDD"/>
    </w:rPr>
  </w:style>
  <w:style w:type="character" w:styleId="CommentReference">
    <w:name w:val="annotation reference"/>
    <w:basedOn w:val="DefaultParagraphFont"/>
    <w:uiPriority w:val="99"/>
    <w:semiHidden/>
    <w:unhideWhenUsed/>
    <w:rsid w:val="005D25C2"/>
    <w:rPr>
      <w:sz w:val="16"/>
      <w:szCs w:val="16"/>
    </w:rPr>
  </w:style>
  <w:style w:type="paragraph" w:styleId="CommentText">
    <w:name w:val="annotation text"/>
    <w:basedOn w:val="Normal"/>
    <w:link w:val="CommentTextChar"/>
    <w:uiPriority w:val="99"/>
    <w:unhideWhenUsed/>
    <w:rsid w:val="005D25C2"/>
    <w:pPr>
      <w:spacing w:line="240" w:lineRule="auto"/>
    </w:pPr>
    <w:rPr>
      <w:sz w:val="20"/>
      <w:szCs w:val="20"/>
    </w:rPr>
  </w:style>
  <w:style w:type="character" w:customStyle="1" w:styleId="CommentTextChar">
    <w:name w:val="Comment Text Char"/>
    <w:basedOn w:val="DefaultParagraphFont"/>
    <w:link w:val="CommentText"/>
    <w:uiPriority w:val="99"/>
    <w:rsid w:val="005D25C2"/>
    <w:rPr>
      <w:sz w:val="20"/>
      <w:szCs w:val="20"/>
    </w:rPr>
  </w:style>
  <w:style w:type="paragraph" w:styleId="CommentSubject">
    <w:name w:val="annotation subject"/>
    <w:basedOn w:val="CommentText"/>
    <w:next w:val="CommentText"/>
    <w:link w:val="CommentSubjectChar"/>
    <w:uiPriority w:val="99"/>
    <w:semiHidden/>
    <w:unhideWhenUsed/>
    <w:rsid w:val="005D25C2"/>
    <w:rPr>
      <w:b/>
    </w:rPr>
  </w:style>
  <w:style w:type="character" w:customStyle="1" w:styleId="CommentSubjectChar">
    <w:name w:val="Comment Subject Char"/>
    <w:basedOn w:val="CommentTextChar"/>
    <w:link w:val="CommentSubject"/>
    <w:uiPriority w:val="99"/>
    <w:semiHidden/>
    <w:rsid w:val="005D25C2"/>
    <w:rPr>
      <w:b/>
      <w:sz w:val="20"/>
      <w:szCs w:val="20"/>
    </w:rPr>
  </w:style>
  <w:style w:type="paragraph" w:customStyle="1" w:styleId="EndNoteBibliographyTitle">
    <w:name w:val="EndNote Bibliography Title"/>
    <w:basedOn w:val="Normal"/>
    <w:link w:val="EndNoteBibliographyTitleChar"/>
    <w:rsid w:val="00DD2985"/>
    <w:pPr>
      <w:spacing w:after="0"/>
      <w:jc w:val="center"/>
    </w:pPr>
    <w:rPr>
      <w:rFonts w:cs="Arial"/>
      <w:noProof/>
    </w:rPr>
  </w:style>
  <w:style w:type="character" w:customStyle="1" w:styleId="EndNoteBibliographyTitleChar">
    <w:name w:val="EndNote Bibliography Title Char"/>
    <w:basedOn w:val="DefaultParagraphFont"/>
    <w:link w:val="EndNoteBibliographyTitle"/>
    <w:rsid w:val="00DD2985"/>
    <w:rPr>
      <w:rFonts w:cs="Arial"/>
      <w:noProof/>
    </w:rPr>
  </w:style>
  <w:style w:type="paragraph" w:customStyle="1" w:styleId="EndNoteBibliography">
    <w:name w:val="EndNote Bibliography"/>
    <w:basedOn w:val="Normal"/>
    <w:link w:val="EndNoteBibliographyChar"/>
    <w:rsid w:val="00DD2985"/>
    <w:pPr>
      <w:spacing w:line="240" w:lineRule="auto"/>
    </w:pPr>
    <w:rPr>
      <w:rFonts w:cs="Arial"/>
      <w:noProof/>
    </w:rPr>
  </w:style>
  <w:style w:type="character" w:customStyle="1" w:styleId="EndNoteBibliographyChar">
    <w:name w:val="EndNote Bibliography Char"/>
    <w:basedOn w:val="DefaultParagraphFont"/>
    <w:link w:val="EndNoteBibliography"/>
    <w:rsid w:val="00DD2985"/>
    <w:rPr>
      <w:rFonts w:cs="Arial"/>
      <w:noProof/>
    </w:rPr>
  </w:style>
  <w:style w:type="character" w:styleId="BookTitle">
    <w:name w:val="Book Title"/>
    <w:basedOn w:val="DefaultParagraphFont"/>
    <w:uiPriority w:val="33"/>
    <w:qFormat/>
    <w:rsid w:val="0072120A"/>
    <w:rPr>
      <w:b/>
      <w:bCs w:val="0"/>
      <w:i/>
      <w:iCs/>
      <w:spacing w:val="5"/>
    </w:rPr>
  </w:style>
  <w:style w:type="paragraph" w:styleId="Caption">
    <w:name w:val="caption"/>
    <w:basedOn w:val="Normal"/>
    <w:next w:val="Normal"/>
    <w:uiPriority w:val="35"/>
    <w:semiHidden/>
    <w:unhideWhenUsed/>
    <w:qFormat/>
    <w:rsid w:val="0072120A"/>
    <w:pPr>
      <w:spacing w:after="200" w:line="240" w:lineRule="auto"/>
    </w:pPr>
    <w:rPr>
      <w:i/>
      <w:iCs/>
      <w:color w:val="0E2841" w:themeColor="text2"/>
      <w:sz w:val="18"/>
      <w:szCs w:val="18"/>
    </w:rPr>
  </w:style>
  <w:style w:type="character" w:styleId="Emphasis">
    <w:name w:val="Emphasis"/>
    <w:basedOn w:val="DefaultParagraphFont"/>
    <w:uiPriority w:val="20"/>
    <w:qFormat/>
    <w:rsid w:val="0072120A"/>
    <w:rPr>
      <w:i/>
      <w:iCs/>
    </w:rPr>
  </w:style>
  <w:style w:type="paragraph" w:styleId="NoSpacing">
    <w:name w:val="No Spacing"/>
    <w:uiPriority w:val="1"/>
    <w:qFormat/>
    <w:rsid w:val="0072120A"/>
    <w:pPr>
      <w:spacing w:after="0" w:line="240" w:lineRule="auto"/>
    </w:pPr>
  </w:style>
  <w:style w:type="character" w:styleId="Strong">
    <w:name w:val="Strong"/>
    <w:basedOn w:val="DefaultParagraphFont"/>
    <w:uiPriority w:val="22"/>
    <w:qFormat/>
    <w:rsid w:val="0072120A"/>
    <w:rPr>
      <w:b/>
      <w:bCs w:val="0"/>
    </w:rPr>
  </w:style>
  <w:style w:type="character" w:styleId="SubtleEmphasis">
    <w:name w:val="Subtle Emphasis"/>
    <w:basedOn w:val="DefaultParagraphFont"/>
    <w:uiPriority w:val="19"/>
    <w:qFormat/>
    <w:rsid w:val="0072120A"/>
    <w:rPr>
      <w:i/>
      <w:iCs/>
      <w:color w:val="404040" w:themeColor="text1" w:themeTint="BF"/>
    </w:rPr>
  </w:style>
  <w:style w:type="character" w:styleId="SubtleReference">
    <w:name w:val="Subtle Reference"/>
    <w:basedOn w:val="DefaultParagraphFont"/>
    <w:uiPriority w:val="31"/>
    <w:qFormat/>
    <w:rsid w:val="0072120A"/>
    <w:rPr>
      <w:smallCaps/>
      <w:color w:val="5A5A5A" w:themeColor="text1" w:themeTint="A5"/>
    </w:rPr>
  </w:style>
  <w:style w:type="paragraph" w:styleId="TOCHeading">
    <w:name w:val="TOC Heading"/>
    <w:basedOn w:val="Heading1"/>
    <w:next w:val="Normal"/>
    <w:uiPriority w:val="39"/>
    <w:semiHidden/>
    <w:unhideWhenUsed/>
    <w:qFormat/>
    <w:rsid w:val="0072120A"/>
    <w:pPr>
      <w:spacing w:before="240" w:after="0"/>
      <w:outlineLvl w:val="9"/>
    </w:pPr>
    <w:rPr>
      <w:sz w:val="32"/>
      <w:szCs w:val="32"/>
    </w:rPr>
  </w:style>
  <w:style w:type="paragraph" w:styleId="Revision">
    <w:name w:val="Revision"/>
    <w:hidden/>
    <w:uiPriority w:val="99"/>
    <w:semiHidden/>
    <w:rsid w:val="000D37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hyperlink" Target="mailto:jo2566@cumc.columbia.edu" TargetMode="Externa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2640</TotalTime>
  <Pages>6</Pages>
  <Words>1783</Words>
  <Characters>10168</Characters>
  <Application>Microsoft Office Word</Application>
  <DocSecurity>0</DocSecurity>
  <Lines>84</Lines>
  <Paragraphs>23</Paragraphs>
  <ScaleCrop>false</ScaleCrop>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dc:creator>
  <cp:keywords/>
  <dc:description/>
  <cp:lastModifiedBy>Kevin Ma</cp:lastModifiedBy>
  <cp:revision>216</cp:revision>
  <dcterms:created xsi:type="dcterms:W3CDTF">2026-09-26T18:56:00Z</dcterms:created>
  <dcterms:modified xsi:type="dcterms:W3CDTF">2026-10-06T20:46:00Z</dcterms:modified>
</cp:coreProperties>
</file>